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6F86" w:rsidRPr="00DA15A5" w:rsidRDefault="00590D5F">
      <w:pPr>
        <w:pStyle w:val="Title"/>
        <w:rPr>
          <w:rFonts w:ascii="Times New Roman" w:hAnsi="Times New Roman" w:cs="Times New Roman"/>
        </w:rPr>
      </w:pPr>
      <w:r w:rsidRPr="00DA15A5">
        <w:rPr>
          <w:rFonts w:ascii="Times New Roman" w:hAnsi="Times New Roman" w:cs="Times New Roman"/>
        </w:rPr>
        <w:t>FPGA-Accelerated Neural Network for Wildfire Pixel Classification</w:t>
      </w:r>
    </w:p>
    <w:p w:rsidR="00D17753" w:rsidRPr="00DA15A5" w:rsidRDefault="00D17753">
      <w:pPr>
        <w:pStyle w:val="Author"/>
        <w:rPr>
          <w:rFonts w:ascii="Times New Roman" w:hAnsi="Times New Roman" w:cs="Times New Roman"/>
        </w:rPr>
      </w:pPr>
    </w:p>
    <w:p w:rsidR="00D17753" w:rsidRPr="00DA15A5" w:rsidRDefault="00D17753" w:rsidP="00D17753">
      <w:pPr>
        <w:pStyle w:val="BodyText"/>
        <w:rPr>
          <w:rFonts w:ascii="Times New Roman" w:hAnsi="Times New Roman" w:cs="Times New Roman"/>
        </w:rPr>
      </w:pPr>
    </w:p>
    <w:p w:rsidR="00D17753" w:rsidRPr="00DA15A5" w:rsidRDefault="00D17753" w:rsidP="00D17753">
      <w:pPr>
        <w:pStyle w:val="BodyText"/>
        <w:rPr>
          <w:rFonts w:ascii="Times New Roman" w:hAnsi="Times New Roman" w:cs="Times New Roman"/>
        </w:rPr>
      </w:pPr>
    </w:p>
    <w:p w:rsidR="00D17753" w:rsidRPr="00DA15A5" w:rsidRDefault="00D17753" w:rsidP="00D17753">
      <w:pPr>
        <w:pStyle w:val="BodyText"/>
        <w:jc w:val="center"/>
        <w:rPr>
          <w:rFonts w:ascii="Times New Roman" w:hAnsi="Times New Roman" w:cs="Times New Roman"/>
          <w:sz w:val="32"/>
          <w:szCs w:val="32"/>
        </w:rPr>
      </w:pPr>
      <w:r w:rsidRPr="00DA15A5">
        <w:rPr>
          <w:rFonts w:ascii="Times New Roman" w:hAnsi="Times New Roman" w:cs="Times New Roman"/>
          <w:sz w:val="32"/>
          <w:szCs w:val="32"/>
        </w:rPr>
        <w:t>Thesis</w:t>
      </w:r>
    </w:p>
    <w:p w:rsidR="00D17753" w:rsidRPr="00DA15A5" w:rsidRDefault="00D17753" w:rsidP="00D17753">
      <w:pPr>
        <w:pStyle w:val="BodyText"/>
        <w:jc w:val="center"/>
        <w:rPr>
          <w:rFonts w:ascii="Times New Roman" w:hAnsi="Times New Roman" w:cs="Times New Roman"/>
          <w:sz w:val="32"/>
          <w:szCs w:val="32"/>
        </w:rPr>
      </w:pPr>
    </w:p>
    <w:p w:rsidR="00D17753" w:rsidRPr="00DA15A5" w:rsidRDefault="00D17753" w:rsidP="00D17753">
      <w:pPr>
        <w:pStyle w:val="BodyText"/>
        <w:jc w:val="center"/>
        <w:rPr>
          <w:rFonts w:ascii="Times New Roman" w:hAnsi="Times New Roman" w:cs="Times New Roman"/>
          <w:sz w:val="32"/>
          <w:szCs w:val="32"/>
        </w:rPr>
      </w:pPr>
    </w:p>
    <w:p w:rsidR="00D17753" w:rsidRPr="00DA15A5" w:rsidRDefault="00D17753" w:rsidP="00D17753">
      <w:pPr>
        <w:pStyle w:val="BodyText"/>
        <w:jc w:val="center"/>
        <w:rPr>
          <w:rFonts w:ascii="Times New Roman" w:hAnsi="Times New Roman" w:cs="Times New Roman"/>
          <w:sz w:val="32"/>
          <w:szCs w:val="32"/>
        </w:rPr>
      </w:pPr>
      <w:r w:rsidRPr="00DA15A5">
        <w:rPr>
          <w:rFonts w:ascii="Times New Roman" w:hAnsi="Times New Roman" w:cs="Times New Roman"/>
          <w:sz w:val="32"/>
          <w:szCs w:val="32"/>
        </w:rPr>
        <w:t>by</w:t>
      </w:r>
      <w:r w:rsidRPr="00DA15A5">
        <w:rPr>
          <w:rFonts w:ascii="Times New Roman" w:hAnsi="Times New Roman" w:cs="Times New Roman"/>
          <w:sz w:val="32"/>
          <w:szCs w:val="32"/>
        </w:rPr>
        <w:br/>
        <w:t>Dionysiou Constantinos</w:t>
      </w:r>
    </w:p>
    <w:p w:rsidR="00D17753" w:rsidRPr="00DA15A5" w:rsidRDefault="00D17753" w:rsidP="00D17753">
      <w:pPr>
        <w:pStyle w:val="BodyText"/>
        <w:jc w:val="center"/>
        <w:rPr>
          <w:rFonts w:ascii="Times New Roman" w:hAnsi="Times New Roman" w:cs="Times New Roman"/>
          <w:sz w:val="32"/>
          <w:szCs w:val="32"/>
        </w:rPr>
      </w:pPr>
    </w:p>
    <w:p w:rsidR="00D17753" w:rsidRPr="00DA15A5" w:rsidRDefault="00D17753" w:rsidP="00D17753">
      <w:pPr>
        <w:pStyle w:val="BodyText"/>
        <w:jc w:val="center"/>
        <w:rPr>
          <w:rFonts w:ascii="Times New Roman" w:hAnsi="Times New Roman" w:cs="Times New Roman"/>
          <w:sz w:val="32"/>
          <w:szCs w:val="32"/>
        </w:rPr>
      </w:pPr>
    </w:p>
    <w:p w:rsidR="00D17753" w:rsidRPr="00DA15A5" w:rsidRDefault="00D17753" w:rsidP="00D17753">
      <w:pPr>
        <w:pStyle w:val="BodyText"/>
        <w:jc w:val="center"/>
        <w:rPr>
          <w:rFonts w:ascii="Times New Roman" w:hAnsi="Times New Roman" w:cs="Times New Roman"/>
          <w:sz w:val="32"/>
          <w:szCs w:val="32"/>
        </w:rPr>
      </w:pPr>
      <w:r w:rsidRPr="00DA15A5">
        <w:rPr>
          <w:rFonts w:ascii="Times New Roman" w:hAnsi="Times New Roman" w:cs="Times New Roman"/>
          <w:sz w:val="32"/>
          <w:szCs w:val="32"/>
        </w:rPr>
        <w:br/>
        <w:t>Department of Electrical and Computer Engineering</w:t>
      </w:r>
      <w:r w:rsidRPr="00DA15A5">
        <w:rPr>
          <w:rFonts w:ascii="Times New Roman" w:hAnsi="Times New Roman" w:cs="Times New Roman"/>
          <w:sz w:val="32"/>
          <w:szCs w:val="32"/>
        </w:rPr>
        <w:br/>
        <w:t>Cyprus University of Technology</w:t>
      </w:r>
      <w:r w:rsidRPr="00DA15A5">
        <w:rPr>
          <w:rFonts w:ascii="Times New Roman" w:hAnsi="Times New Roman" w:cs="Times New Roman"/>
          <w:sz w:val="32"/>
          <w:szCs w:val="32"/>
        </w:rPr>
        <w:br/>
        <w:t>Limassol, Cyprus</w:t>
      </w:r>
      <w:r w:rsidRPr="00DA15A5">
        <w:rPr>
          <w:rFonts w:ascii="Times New Roman" w:hAnsi="Times New Roman" w:cs="Times New Roman"/>
          <w:sz w:val="32"/>
          <w:szCs w:val="32"/>
        </w:rPr>
        <w:br/>
        <w:t>March 2026</w:t>
      </w:r>
    </w:p>
    <w:p w:rsidR="00D17753" w:rsidRPr="00DA15A5" w:rsidRDefault="00D17753" w:rsidP="00D17753">
      <w:pPr>
        <w:pStyle w:val="BodyText"/>
        <w:rPr>
          <w:rFonts w:ascii="Times New Roman" w:hAnsi="Times New Roman" w:cs="Times New Roman"/>
        </w:rPr>
      </w:pPr>
    </w:p>
    <w:p w:rsidR="00D17753" w:rsidRPr="00DA15A5" w:rsidRDefault="00D17753" w:rsidP="00D17753">
      <w:pPr>
        <w:pStyle w:val="BodyText"/>
        <w:rPr>
          <w:rFonts w:ascii="Times New Roman" w:hAnsi="Times New Roman" w:cs="Times New Roman"/>
        </w:rPr>
      </w:pPr>
    </w:p>
    <w:p w:rsidR="00D17753" w:rsidRPr="00DA15A5" w:rsidRDefault="00D17753" w:rsidP="00D17753">
      <w:pPr>
        <w:pStyle w:val="BodyText"/>
        <w:rPr>
          <w:rFonts w:ascii="Times New Roman" w:hAnsi="Times New Roman" w:cs="Times New Roman"/>
        </w:rPr>
      </w:pPr>
    </w:p>
    <w:p w:rsidR="00D17753" w:rsidRPr="00DA15A5" w:rsidRDefault="00D17753" w:rsidP="00D17753">
      <w:pPr>
        <w:pStyle w:val="BodyText"/>
        <w:rPr>
          <w:rFonts w:ascii="Times New Roman" w:hAnsi="Times New Roman" w:cs="Times New Roman"/>
        </w:rPr>
      </w:pPr>
    </w:p>
    <w:p w:rsidR="00D17753" w:rsidRPr="00DA15A5" w:rsidRDefault="00D17753" w:rsidP="00D17753">
      <w:pPr>
        <w:pStyle w:val="BodyText"/>
        <w:rPr>
          <w:rFonts w:ascii="Times New Roman" w:hAnsi="Times New Roman" w:cs="Times New Roman"/>
        </w:rPr>
      </w:pPr>
    </w:p>
    <w:p w:rsidR="00D17753" w:rsidRPr="00DA15A5" w:rsidRDefault="00D17753" w:rsidP="00D17753">
      <w:pPr>
        <w:pStyle w:val="BodyText"/>
        <w:rPr>
          <w:rFonts w:ascii="Times New Roman" w:hAnsi="Times New Roman" w:cs="Times New Roman"/>
        </w:rPr>
      </w:pPr>
    </w:p>
    <w:p w:rsidR="00D17753" w:rsidRPr="00DA15A5" w:rsidRDefault="00D17753" w:rsidP="00D17753">
      <w:pPr>
        <w:pStyle w:val="BodyText"/>
        <w:rPr>
          <w:rFonts w:ascii="Times New Roman" w:hAnsi="Times New Roman" w:cs="Times New Roman"/>
        </w:rPr>
      </w:pPr>
    </w:p>
    <w:p w:rsidR="00D17753" w:rsidRPr="00DA15A5" w:rsidRDefault="00D17753" w:rsidP="00D17753">
      <w:pPr>
        <w:pStyle w:val="BodyText"/>
        <w:rPr>
          <w:rFonts w:ascii="Times New Roman" w:hAnsi="Times New Roman" w:cs="Times New Roman"/>
        </w:rPr>
      </w:pPr>
      <w:r w:rsidRPr="00DA15A5">
        <w:rPr>
          <w:rFonts w:ascii="Times New Roman" w:hAnsi="Times New Roman" w:cs="Times New Roman"/>
        </w:rPr>
        <w:t>Supervisor: Dr. Harris Mihail</w:t>
      </w:r>
      <w:r w:rsidRPr="00DA15A5">
        <w:rPr>
          <w:rFonts w:ascii="Times New Roman" w:hAnsi="Times New Roman" w:cs="Times New Roman"/>
        </w:rPr>
        <w:br/>
        <w:t>Co-Supervisor: Dr. Co-Supervisor Name</w:t>
      </w:r>
    </w:p>
    <w:p w:rsidR="00990566" w:rsidRPr="00DA15A5" w:rsidRDefault="00D17753" w:rsidP="00D17753">
      <w:pPr>
        <w:pStyle w:val="BodyText"/>
        <w:rPr>
          <w:rFonts w:ascii="Times New Roman" w:hAnsi="Times New Roman" w:cs="Times New Roman"/>
        </w:rPr>
      </w:pPr>
      <w:r w:rsidRPr="00DA15A5">
        <w:rPr>
          <w:rFonts w:ascii="Times New Roman" w:hAnsi="Times New Roman" w:cs="Times New Roman"/>
        </w:rPr>
        <w:t>Submitted in partial fulfillment of the requirements for the degree of</w:t>
      </w:r>
      <w:r w:rsidRPr="00DA15A5">
        <w:rPr>
          <w:rFonts w:ascii="Times New Roman" w:hAnsi="Times New Roman" w:cs="Times New Roman"/>
        </w:rPr>
        <w:br/>
        <w:t>Bachelor of Science in Electrical and Computer Engineering.</w:t>
      </w:r>
    </w:p>
    <w:p w:rsidR="00F44A45" w:rsidRPr="00DA15A5" w:rsidRDefault="00F44A45" w:rsidP="00F44A45">
      <w:pPr>
        <w:pStyle w:val="Heading1"/>
        <w:rPr>
          <w:rFonts w:ascii="Times New Roman" w:hAnsi="Times New Roman" w:cs="Times New Roman"/>
        </w:rPr>
      </w:pPr>
      <w:bookmarkStart w:id="0" w:name="_Toc223292321"/>
      <w:r w:rsidRPr="00DA15A5">
        <w:rPr>
          <w:rFonts w:ascii="Times New Roman" w:hAnsi="Times New Roman" w:cs="Times New Roman"/>
        </w:rPr>
        <w:lastRenderedPageBreak/>
        <w:t>Abstract</w:t>
      </w:r>
      <w:bookmarkEnd w:id="0"/>
    </w:p>
    <w:p w:rsidR="00F44A45" w:rsidRPr="00DA15A5" w:rsidRDefault="00F44A45" w:rsidP="00F44A45">
      <w:pPr>
        <w:pStyle w:val="NormalWeb"/>
        <w:spacing w:line="360" w:lineRule="auto"/>
        <w:ind w:right="-705"/>
      </w:pPr>
      <w:r w:rsidRPr="00DA15A5">
        <w:t>Real-time per-pixel wildfire detection on edge devices requires millisecond inference with minimal power</w:t>
      </w:r>
      <w:del w:id="1" w:author="ASUS MAXIMUS IX HERO" w:date="2026-02-26T14:22:00Z">
        <w:r w:rsidRPr="00DA15A5" w:rsidDel="00814169">
          <w:delText>, yet many modern vision solutions depend on GPUs or cloud processing that introduce latency, increase energy cost</w:delText>
        </w:r>
      </w:del>
      <w:ins w:id="2" w:author="ASUS MAXIMUS IX HERO" w:date="2026-02-26T14:22:00Z">
        <w:r w:rsidR="00814169" w:rsidRPr="00DA15A5">
          <w:t xml:space="preserve"> consumption, yet many modern </w:t>
        </w:r>
      </w:ins>
      <w:ins w:id="3" w:author="ASUS MAXIMUS IX HERO" w:date="2026-03-01T17:10:00Z">
        <w:r w:rsidR="00BD276B" w:rsidRPr="00DA15A5">
          <w:t xml:space="preserve">computer </w:t>
        </w:r>
      </w:ins>
      <w:ins w:id="4" w:author="ASUS MAXIMUS IX HERO" w:date="2026-02-26T14:22:00Z">
        <w:r w:rsidR="00814169" w:rsidRPr="00DA15A5">
          <w:t>vision solutions rely on GPUs or cloud processing that introduce latency, increase energy costs</w:t>
        </w:r>
      </w:ins>
      <w:r w:rsidRPr="00DA15A5">
        <w:t xml:space="preserve">, and limit deployment in remote areas. This thesis presents an FPGA-based approach for </w:t>
      </w:r>
      <w:del w:id="5" w:author="ASUS MAXIMUS IX HERO" w:date="2026-02-26T14:22:00Z">
        <w:r w:rsidRPr="00DA15A5" w:rsidDel="00814169">
          <w:delText>early wildfire indication from RGB imagery using a compact multilayer perceptron (MLP) that classifies each pixel as fire or non-fire in</w:delText>
        </w:r>
      </w:del>
      <w:ins w:id="6" w:author="ASUS MAXIMUS IX HERO" w:date="2026-02-26T14:22:00Z">
        <w:r w:rsidR="00814169" w:rsidRPr="00DA15A5">
          <w:t>detecting early wildfire indications from RGB imagery using a compact multilayer perceptron (MLP) that classifies each pixel as either fire or non-fire within</w:t>
        </w:r>
      </w:ins>
      <w:r w:rsidRPr="00DA15A5">
        <w:t xml:space="preserve"> a streaming pipeline. The work contributes an end-to-end methodology that starts with dataset preparation and training in Python and concludes with a synthesizable VHDL inference core integrated in Xilinx Vivado, targeting an UltraScale+ FPGA device.</w:t>
      </w:r>
    </w:p>
    <w:p w:rsidR="00F44A45" w:rsidRPr="00DA15A5" w:rsidRDefault="00F44A45" w:rsidP="00F44A45">
      <w:pPr>
        <w:pStyle w:val="NormalWeb"/>
        <w:spacing w:line="360" w:lineRule="auto"/>
        <w:ind w:right="-705"/>
      </w:pPr>
      <w:r w:rsidRPr="00DA15A5">
        <w:t xml:space="preserve">A reproducible software flow prepares a wildfire dataset containing fire and non-fire images paired with segmentation masks, enabling pixel-level supervision rather than coarse image-level labels. After training, the network is quantized and exported in fixed-point format together with activation lookup tables (LUTs), allowing direct use in hardware. The FPGA architecture is implemented in VHDL using fixed-point multiply–accumulate operations and a LUT-based sigmoid activation to avoid floating-point overhead while preserving nonlinearity. Compared to prior FPGA neural-network efforts that often focus on generic classification or simplified activations, this work targets wildfire segmentation specifically and </w:t>
      </w:r>
      <w:r w:rsidR="005B413E" w:rsidRPr="00DA15A5">
        <w:t xml:space="preserve">a </w:t>
      </w:r>
      <w:r w:rsidRPr="00DA15A5">
        <w:t>fixed-point MLP with   LUT-based sigmoid designed for per-pixel wildfire detection in a fully streaming VHDL design.</w:t>
      </w:r>
    </w:p>
    <w:p w:rsidR="00F44A45" w:rsidRPr="00DA15A5" w:rsidRDefault="00F44A45" w:rsidP="00F44A45">
      <w:pPr>
        <w:pStyle w:val="NormalWeb"/>
        <w:spacing w:line="360" w:lineRule="auto"/>
        <w:ind w:right="-705"/>
      </w:pPr>
      <w:r w:rsidRPr="00DA15A5">
        <w:t xml:space="preserve">Results show that the fixed-point implementation maintains competitive predictive performance while achieving a small hardware footprint: the design reaches approximately </w:t>
      </w:r>
      <w:r w:rsidRPr="00DA15A5">
        <w:rPr>
          <w:rStyle w:val="Strong"/>
        </w:rPr>
        <w:t>80% test accuracy</w:t>
      </w:r>
      <w:r w:rsidRPr="00DA15A5">
        <w:t xml:space="preserve"> and uses only </w:t>
      </w:r>
      <w:r w:rsidRPr="00DA15A5">
        <w:rPr>
          <w:rStyle w:val="Strong"/>
        </w:rPr>
        <w:t>≈2% of LUTs</w:t>
      </w:r>
      <w:r w:rsidRPr="00DA15A5">
        <w:t xml:space="preserve">, </w:t>
      </w:r>
      <w:r w:rsidRPr="00DA15A5">
        <w:rPr>
          <w:rStyle w:val="Strong"/>
        </w:rPr>
        <w:t>≈4% of DSPs</w:t>
      </w:r>
      <w:r w:rsidRPr="00DA15A5">
        <w:t xml:space="preserve">, and </w:t>
      </w:r>
      <w:r w:rsidRPr="00DA15A5">
        <w:rPr>
          <w:rStyle w:val="Strong"/>
        </w:rPr>
        <w:t>≈17% of I/O</w:t>
      </w:r>
      <w:r w:rsidRPr="00DA15A5">
        <w:t>. These measurements demonstrate the practicality of deploying neural inference in constrained FPGA fabrics alongside additional system logic (e.g., video interfaces and control). Overall, the proposed workflow enables low-latency, low-power wildfire detection at the sensor, supporting rapid, low-cost fire alerts for distributed remote monitoring networks.</w:t>
      </w:r>
    </w:p>
    <w:p w:rsidR="00D17753" w:rsidRPr="00DA15A5" w:rsidRDefault="00F44A45" w:rsidP="00F44A45">
      <w:pPr>
        <w:pStyle w:val="NormalWeb"/>
        <w:spacing w:line="360" w:lineRule="auto"/>
        <w:ind w:right="-705"/>
      </w:pPr>
      <w:r w:rsidRPr="00DA15A5">
        <w:t>Key contributions include: (i) dataset preparation and a reproducible training pipeline, (ii) fixed-point export flows and an activation LUT generation methodology, (iii) a streaming VHDL architecture for inference with resource/performance measurements, and (iv) experimental evaluation on test imagery and comparison to floating-point baselines.</w:t>
      </w:r>
    </w:p>
    <w:p w:rsidR="00D17753" w:rsidRPr="00DA15A5" w:rsidRDefault="00D17753">
      <w:pPr>
        <w:pStyle w:val="BodyText"/>
        <w:rPr>
          <w:rFonts w:ascii="Times New Roman" w:hAnsi="Times New Roman" w:cs="Times New Roman"/>
        </w:rPr>
      </w:pPr>
      <w:bookmarkStart w:id="7" w:name="abstract"/>
    </w:p>
    <w:p w:rsidR="00D17753" w:rsidRPr="00DA15A5" w:rsidRDefault="00D17753">
      <w:pPr>
        <w:pStyle w:val="BodyText"/>
        <w:rPr>
          <w:rFonts w:ascii="Times New Roman" w:hAnsi="Times New Roman" w:cs="Times New Roman"/>
        </w:rPr>
      </w:pPr>
    </w:p>
    <w:sdt>
      <w:sdtPr>
        <w:rPr>
          <w:rFonts w:ascii="Times New Roman" w:eastAsiaTheme="minorEastAsia" w:hAnsi="Times New Roman" w:cs="Times New Roman"/>
          <w:color w:val="auto"/>
          <w:sz w:val="24"/>
          <w:szCs w:val="24"/>
        </w:rPr>
        <w:id w:val="-92020185"/>
        <w:docPartObj>
          <w:docPartGallery w:val="Table of Contents"/>
          <w:docPartUnique/>
        </w:docPartObj>
      </w:sdtPr>
      <w:sdtContent>
        <w:p w:rsidR="00D17753" w:rsidRPr="00DA15A5" w:rsidRDefault="00D17753" w:rsidP="00D17753">
          <w:pPr>
            <w:pStyle w:val="TOCHeading"/>
            <w:rPr>
              <w:rFonts w:ascii="Times New Roman" w:hAnsi="Times New Roman" w:cs="Times New Roman"/>
            </w:rPr>
          </w:pPr>
          <w:r w:rsidRPr="00DA15A5">
            <w:rPr>
              <w:rFonts w:ascii="Times New Roman" w:hAnsi="Times New Roman" w:cs="Times New Roman"/>
            </w:rPr>
            <w:t>Table of Contents</w:t>
          </w:r>
        </w:p>
        <w:p w:rsidR="00735291" w:rsidRDefault="00D17753">
          <w:pPr>
            <w:pStyle w:val="TOC1"/>
            <w:tabs>
              <w:tab w:val="right" w:leader="dot" w:pos="9350"/>
            </w:tabs>
            <w:rPr>
              <w:ins w:id="8" w:author="ASUS MAXIMUS IX HERO" w:date="2026-03-01T21:18:00Z"/>
              <w:noProof/>
              <w:sz w:val="22"/>
              <w:szCs w:val="22"/>
              <w:lang w:eastAsia="en-US"/>
            </w:rPr>
          </w:pPr>
          <w:r w:rsidRPr="00DA15A5">
            <w:rPr>
              <w:rFonts w:ascii="Times New Roman" w:hAnsi="Times New Roman" w:cs="Times New Roman"/>
            </w:rPr>
            <w:fldChar w:fldCharType="begin"/>
          </w:r>
          <w:r w:rsidRPr="00DA15A5">
            <w:rPr>
              <w:rFonts w:ascii="Times New Roman" w:hAnsi="Times New Roman" w:cs="Times New Roman"/>
            </w:rPr>
            <w:instrText>TOC \o "1-3" \h \z \u</w:instrText>
          </w:r>
          <w:r w:rsidRPr="00DA15A5">
            <w:rPr>
              <w:rFonts w:ascii="Times New Roman" w:hAnsi="Times New Roman" w:cs="Times New Roman"/>
            </w:rPr>
            <w:fldChar w:fldCharType="separate"/>
          </w:r>
          <w:ins w:id="9" w:author="ASUS MAXIMUS IX HERO" w:date="2026-03-01T21:18:00Z">
            <w:r w:rsidR="00735291" w:rsidRPr="009B4E10">
              <w:rPr>
                <w:rStyle w:val="Hyperlink"/>
                <w:noProof/>
              </w:rPr>
              <w:fldChar w:fldCharType="begin"/>
            </w:r>
            <w:r w:rsidR="00735291" w:rsidRPr="009B4E10">
              <w:rPr>
                <w:rStyle w:val="Hyperlink"/>
                <w:noProof/>
              </w:rPr>
              <w:instrText xml:space="preserve"> </w:instrText>
            </w:r>
            <w:r w:rsidR="00735291">
              <w:rPr>
                <w:noProof/>
              </w:rPr>
              <w:instrText>HYPERLINK \l "_Toc223292321"</w:instrText>
            </w:r>
            <w:r w:rsidR="00735291" w:rsidRPr="009B4E10">
              <w:rPr>
                <w:rStyle w:val="Hyperlink"/>
                <w:noProof/>
              </w:rPr>
              <w:instrText xml:space="preserve"> </w:instrText>
            </w:r>
            <w:r w:rsidR="00735291" w:rsidRPr="009B4E10">
              <w:rPr>
                <w:rStyle w:val="Hyperlink"/>
                <w:noProof/>
              </w:rPr>
              <w:fldChar w:fldCharType="separate"/>
            </w:r>
            <w:r w:rsidR="00735291" w:rsidRPr="009B4E10">
              <w:rPr>
                <w:rStyle w:val="Hyperlink"/>
                <w:rFonts w:ascii="Times New Roman" w:hAnsi="Times New Roman" w:cs="Times New Roman"/>
                <w:noProof/>
              </w:rPr>
              <w:t>Abstract</w:t>
            </w:r>
            <w:r w:rsidR="00735291">
              <w:rPr>
                <w:noProof/>
                <w:webHidden/>
              </w:rPr>
              <w:tab/>
            </w:r>
            <w:r w:rsidR="00735291">
              <w:rPr>
                <w:noProof/>
                <w:webHidden/>
              </w:rPr>
              <w:fldChar w:fldCharType="begin"/>
            </w:r>
            <w:r w:rsidR="00735291">
              <w:rPr>
                <w:noProof/>
                <w:webHidden/>
              </w:rPr>
              <w:instrText xml:space="preserve"> PAGEREF _Toc223292321 \h </w:instrText>
            </w:r>
          </w:ins>
          <w:r w:rsidR="00735291">
            <w:rPr>
              <w:noProof/>
              <w:webHidden/>
            </w:rPr>
          </w:r>
          <w:r w:rsidR="00735291">
            <w:rPr>
              <w:noProof/>
              <w:webHidden/>
            </w:rPr>
            <w:fldChar w:fldCharType="separate"/>
          </w:r>
          <w:ins w:id="10" w:author="ASUS MAXIMUS IX HERO" w:date="2026-03-01T21:18:00Z">
            <w:r w:rsidR="00735291">
              <w:rPr>
                <w:noProof/>
                <w:webHidden/>
              </w:rPr>
              <w:t>2</w:t>
            </w:r>
            <w:r w:rsidR="00735291">
              <w:rPr>
                <w:noProof/>
                <w:webHidden/>
              </w:rPr>
              <w:fldChar w:fldCharType="end"/>
            </w:r>
            <w:r w:rsidR="00735291" w:rsidRPr="009B4E10">
              <w:rPr>
                <w:rStyle w:val="Hyperlink"/>
                <w:noProof/>
              </w:rPr>
              <w:fldChar w:fldCharType="end"/>
            </w:r>
          </w:ins>
        </w:p>
        <w:p w:rsidR="00735291" w:rsidRDefault="00735291">
          <w:pPr>
            <w:pStyle w:val="TOC1"/>
            <w:tabs>
              <w:tab w:val="right" w:leader="dot" w:pos="9350"/>
            </w:tabs>
            <w:rPr>
              <w:ins w:id="11" w:author="ASUS MAXIMUS IX HERO" w:date="2026-03-01T21:18:00Z"/>
              <w:noProof/>
              <w:sz w:val="22"/>
              <w:szCs w:val="22"/>
              <w:lang w:eastAsia="en-US"/>
            </w:rPr>
          </w:pPr>
          <w:ins w:id="12"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"_Toc223292322"</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Acknowledgements</w:t>
            </w:r>
            <w:r>
              <w:rPr>
                <w:noProof/>
                <w:webHidden/>
              </w:rPr>
              <w:tab/>
            </w:r>
            <w:r>
              <w:rPr>
                <w:noProof/>
                <w:webHidden/>
              </w:rPr>
              <w:fldChar w:fldCharType="begin"/>
            </w:r>
            <w:r>
              <w:rPr>
                <w:noProof/>
                <w:webHidden/>
              </w:rPr>
              <w:instrText xml:space="preserve"> PAGEREF _Toc223292322 \h </w:instrText>
            </w:r>
          </w:ins>
          <w:r>
            <w:rPr>
              <w:noProof/>
              <w:webHidden/>
            </w:rPr>
          </w:r>
          <w:r>
            <w:rPr>
              <w:noProof/>
              <w:webHidden/>
            </w:rPr>
            <w:fldChar w:fldCharType="separate"/>
          </w:r>
          <w:ins w:id="13" w:author="ASUS MAXIMUS IX HERO" w:date="2026-03-01T21:18:00Z">
            <w:r>
              <w:rPr>
                <w:noProof/>
                <w:webHidden/>
              </w:rPr>
              <w:t>5</w:t>
            </w:r>
            <w:r>
              <w:rPr>
                <w:noProof/>
                <w:webHidden/>
              </w:rPr>
              <w:fldChar w:fldCharType="end"/>
            </w:r>
            <w:r w:rsidRPr="009B4E10">
              <w:rPr>
                <w:rStyle w:val="Hyperlink"/>
                <w:noProof/>
              </w:rPr>
              <w:fldChar w:fldCharType="end"/>
            </w:r>
          </w:ins>
        </w:p>
        <w:p w:rsidR="00735291" w:rsidRDefault="00735291">
          <w:pPr>
            <w:pStyle w:val="TOC1"/>
            <w:tabs>
              <w:tab w:val="right" w:leader="dot" w:pos="9350"/>
            </w:tabs>
            <w:rPr>
              <w:ins w:id="14" w:author="ASUS MAXIMUS IX HERO" w:date="2026-03-01T21:18:00Z"/>
              <w:noProof/>
              <w:sz w:val="22"/>
              <w:szCs w:val="22"/>
              <w:lang w:eastAsia="en-US"/>
            </w:rPr>
          </w:pPr>
          <w:ins w:id="15"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"_Toc223292323"</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_Toc223292323 \h </w:instrText>
            </w:r>
          </w:ins>
          <w:r>
            <w:rPr>
              <w:noProof/>
              <w:webHidden/>
            </w:rPr>
          </w:r>
          <w:r>
            <w:rPr>
              <w:noProof/>
              <w:webHidden/>
            </w:rPr>
            <w:fldChar w:fldCharType="separate"/>
          </w:r>
          <w:ins w:id="16" w:author="ASUS MAXIMUS IX HERO" w:date="2026-03-01T21:18:00Z">
            <w:r>
              <w:rPr>
                <w:noProof/>
                <w:webHidden/>
              </w:rPr>
              <w:t>6</w:t>
            </w:r>
            <w:r>
              <w:rPr>
                <w:noProof/>
                <w:webHidden/>
              </w:rPr>
              <w:fldChar w:fldCharType="end"/>
            </w:r>
            <w:r w:rsidRPr="009B4E10">
              <w:rPr>
                <w:rStyle w:val="Hyperlink"/>
                <w:noProof/>
              </w:rPr>
              <w:fldChar w:fldCharType="end"/>
            </w:r>
          </w:ins>
        </w:p>
        <w:p w:rsidR="00735291" w:rsidRDefault="00735291">
          <w:pPr>
            <w:pStyle w:val="TOC1"/>
            <w:tabs>
              <w:tab w:val="right" w:leader="dot" w:pos="9350"/>
            </w:tabs>
            <w:rPr>
              <w:ins w:id="17" w:author="ASUS MAXIMUS IX HERO" w:date="2026-03-01T21:18:00Z"/>
              <w:noProof/>
              <w:sz w:val="22"/>
              <w:szCs w:val="22"/>
              <w:lang w:eastAsia="en-US"/>
            </w:rPr>
          </w:pPr>
          <w:ins w:id="18"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"_Toc223292324"</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Background</w:t>
            </w:r>
            <w:r>
              <w:rPr>
                <w:noProof/>
                <w:webHidden/>
              </w:rPr>
              <w:tab/>
            </w:r>
            <w:r>
              <w:rPr>
                <w:noProof/>
                <w:webHidden/>
              </w:rPr>
              <w:fldChar w:fldCharType="begin"/>
            </w:r>
            <w:r>
              <w:rPr>
                <w:noProof/>
                <w:webHidden/>
              </w:rPr>
              <w:instrText xml:space="preserve"> PAGEREF _Toc223292324 \h </w:instrText>
            </w:r>
          </w:ins>
          <w:r>
            <w:rPr>
              <w:noProof/>
              <w:webHidden/>
            </w:rPr>
          </w:r>
          <w:r>
            <w:rPr>
              <w:noProof/>
              <w:webHidden/>
            </w:rPr>
            <w:fldChar w:fldCharType="separate"/>
          </w:r>
          <w:ins w:id="19" w:author="ASUS MAXIMUS IX HERO" w:date="2026-03-01T21:18:00Z">
            <w:r>
              <w:rPr>
                <w:noProof/>
                <w:webHidden/>
              </w:rPr>
              <w:t>10</w:t>
            </w:r>
            <w:r>
              <w:rPr>
                <w:noProof/>
                <w:webHidden/>
              </w:rPr>
              <w:fldChar w:fldCharType="end"/>
            </w:r>
            <w:r w:rsidRPr="009B4E10">
              <w:rPr>
                <w:rStyle w:val="Hyperlink"/>
                <w:noProof/>
              </w:rPr>
              <w:fldChar w:fldCharType="end"/>
            </w:r>
          </w:ins>
        </w:p>
        <w:p w:rsidR="00735291" w:rsidRDefault="00735291">
          <w:pPr>
            <w:pStyle w:val="TOC2"/>
            <w:tabs>
              <w:tab w:val="right" w:leader="dot" w:pos="9350"/>
            </w:tabs>
            <w:rPr>
              <w:ins w:id="20" w:author="ASUS MAXIMUS IX HERO" w:date="2026-03-01T21:18:00Z"/>
              <w:noProof/>
              <w:sz w:val="22"/>
              <w:szCs w:val="22"/>
              <w:lang w:eastAsia="en-US"/>
            </w:rPr>
          </w:pPr>
          <w:ins w:id="21"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"_Toc223292325"</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Wildfire detection in imagery</w:t>
            </w:r>
            <w:r>
              <w:rPr>
                <w:noProof/>
                <w:webHidden/>
              </w:rPr>
              <w:tab/>
            </w:r>
            <w:r>
              <w:rPr>
                <w:noProof/>
                <w:webHidden/>
              </w:rPr>
              <w:fldChar w:fldCharType="begin"/>
            </w:r>
            <w:r>
              <w:rPr>
                <w:noProof/>
                <w:webHidden/>
              </w:rPr>
              <w:instrText xml:space="preserve"> PAGEREF _Toc223292325 \h </w:instrText>
            </w:r>
          </w:ins>
          <w:r>
            <w:rPr>
              <w:noProof/>
              <w:webHidden/>
            </w:rPr>
          </w:r>
          <w:r>
            <w:rPr>
              <w:noProof/>
              <w:webHidden/>
            </w:rPr>
            <w:fldChar w:fldCharType="separate"/>
          </w:r>
          <w:ins w:id="22" w:author="ASUS MAXIMUS IX HERO" w:date="2026-03-01T21:18:00Z">
            <w:r>
              <w:rPr>
                <w:noProof/>
                <w:webHidden/>
              </w:rPr>
              <w:t>10</w:t>
            </w:r>
            <w:r>
              <w:rPr>
                <w:noProof/>
                <w:webHidden/>
              </w:rPr>
              <w:fldChar w:fldCharType="end"/>
            </w:r>
            <w:r w:rsidRPr="009B4E10">
              <w:rPr>
                <w:rStyle w:val="Hyperlink"/>
                <w:noProof/>
              </w:rPr>
              <w:fldChar w:fldCharType="end"/>
            </w:r>
          </w:ins>
        </w:p>
        <w:p w:rsidR="00735291" w:rsidRDefault="00735291">
          <w:pPr>
            <w:pStyle w:val="TOC2"/>
            <w:tabs>
              <w:tab w:val="right" w:leader="dot" w:pos="9350"/>
            </w:tabs>
            <w:rPr>
              <w:ins w:id="23" w:author="ASUS MAXIMUS IX HERO" w:date="2026-03-01T21:18:00Z"/>
              <w:noProof/>
              <w:sz w:val="22"/>
              <w:szCs w:val="22"/>
              <w:lang w:eastAsia="en-US"/>
            </w:rPr>
          </w:pPr>
          <w:ins w:id="24"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"_Toc223292326"</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Multilayer perceptron for per-pixel fire probability</w:t>
            </w:r>
            <w:r>
              <w:rPr>
                <w:noProof/>
                <w:webHidden/>
              </w:rPr>
              <w:tab/>
            </w:r>
            <w:r>
              <w:rPr>
                <w:noProof/>
                <w:webHidden/>
              </w:rPr>
              <w:fldChar w:fldCharType="begin"/>
            </w:r>
            <w:r>
              <w:rPr>
                <w:noProof/>
                <w:webHidden/>
              </w:rPr>
              <w:instrText xml:space="preserve"> PAGEREF _Toc223292326 \h </w:instrText>
            </w:r>
          </w:ins>
          <w:r>
            <w:rPr>
              <w:noProof/>
              <w:webHidden/>
            </w:rPr>
          </w:r>
          <w:r>
            <w:rPr>
              <w:noProof/>
              <w:webHidden/>
            </w:rPr>
            <w:fldChar w:fldCharType="separate"/>
          </w:r>
          <w:ins w:id="25" w:author="ASUS MAXIMUS IX HERO" w:date="2026-03-01T21:18:00Z">
            <w:r>
              <w:rPr>
                <w:noProof/>
                <w:webHidden/>
              </w:rPr>
              <w:t>11</w:t>
            </w:r>
            <w:r>
              <w:rPr>
                <w:noProof/>
                <w:webHidden/>
              </w:rPr>
              <w:fldChar w:fldCharType="end"/>
            </w:r>
            <w:r w:rsidRPr="009B4E10">
              <w:rPr>
                <w:rStyle w:val="Hyperlink"/>
                <w:noProof/>
              </w:rPr>
              <w:fldChar w:fldCharType="end"/>
            </w:r>
          </w:ins>
        </w:p>
        <w:p w:rsidR="00735291" w:rsidRDefault="00735291">
          <w:pPr>
            <w:pStyle w:val="TOC2"/>
            <w:tabs>
              <w:tab w:val="right" w:leader="dot" w:pos="9350"/>
            </w:tabs>
            <w:rPr>
              <w:ins w:id="26" w:author="ASUS MAXIMUS IX HERO" w:date="2026-03-01T21:18:00Z"/>
              <w:noProof/>
              <w:sz w:val="22"/>
              <w:szCs w:val="22"/>
              <w:lang w:eastAsia="en-US"/>
            </w:rPr>
          </w:pPr>
          <w:ins w:id="27"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"_Toc223292327"</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Fixed-point arithmetic and LUT activations</w:t>
            </w:r>
            <w:r>
              <w:rPr>
                <w:noProof/>
                <w:webHidden/>
              </w:rPr>
              <w:tab/>
            </w:r>
            <w:r>
              <w:rPr>
                <w:noProof/>
                <w:webHidden/>
              </w:rPr>
              <w:fldChar w:fldCharType="begin"/>
            </w:r>
            <w:r>
              <w:rPr>
                <w:noProof/>
                <w:webHidden/>
              </w:rPr>
              <w:instrText xml:space="preserve"> PAGEREF _Toc223292327 \h </w:instrText>
            </w:r>
          </w:ins>
          <w:r>
            <w:rPr>
              <w:noProof/>
              <w:webHidden/>
            </w:rPr>
          </w:r>
          <w:r>
            <w:rPr>
              <w:noProof/>
              <w:webHidden/>
            </w:rPr>
            <w:fldChar w:fldCharType="separate"/>
          </w:r>
          <w:ins w:id="28" w:author="ASUS MAXIMUS IX HERO" w:date="2026-03-01T21:18:00Z">
            <w:r>
              <w:rPr>
                <w:noProof/>
                <w:webHidden/>
              </w:rPr>
              <w:t>12</w:t>
            </w:r>
            <w:r>
              <w:rPr>
                <w:noProof/>
                <w:webHidden/>
              </w:rPr>
              <w:fldChar w:fldCharType="end"/>
            </w:r>
            <w:r w:rsidRPr="009B4E10">
              <w:rPr>
                <w:rStyle w:val="Hyperlink"/>
                <w:noProof/>
              </w:rPr>
              <w:fldChar w:fldCharType="end"/>
            </w:r>
          </w:ins>
        </w:p>
        <w:p w:rsidR="00735291" w:rsidRDefault="00735291">
          <w:pPr>
            <w:pStyle w:val="TOC3"/>
            <w:tabs>
              <w:tab w:val="right" w:leader="dot" w:pos="9350"/>
            </w:tabs>
            <w:rPr>
              <w:ins w:id="29" w:author="ASUS MAXIMUS IX HERO" w:date="2026-03-01T21:18:00Z"/>
              <w:noProof/>
              <w:sz w:val="22"/>
              <w:szCs w:val="22"/>
              <w:lang w:eastAsia="en-US"/>
            </w:rPr>
          </w:pPr>
          <w:ins w:id="30"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"_Toc223292328"</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Fixed-point as a hardware-enabling constraint</w:t>
            </w:r>
            <w:r>
              <w:rPr>
                <w:noProof/>
                <w:webHidden/>
              </w:rPr>
              <w:tab/>
            </w:r>
            <w:r>
              <w:rPr>
                <w:noProof/>
                <w:webHidden/>
              </w:rPr>
              <w:fldChar w:fldCharType="begin"/>
            </w:r>
            <w:r>
              <w:rPr>
                <w:noProof/>
                <w:webHidden/>
              </w:rPr>
              <w:instrText xml:space="preserve"> PAGEREF _Toc223292328 \h </w:instrText>
            </w:r>
          </w:ins>
          <w:r>
            <w:rPr>
              <w:noProof/>
              <w:webHidden/>
            </w:rPr>
          </w:r>
          <w:r>
            <w:rPr>
              <w:noProof/>
              <w:webHidden/>
            </w:rPr>
            <w:fldChar w:fldCharType="separate"/>
          </w:r>
          <w:ins w:id="31" w:author="ASUS MAXIMUS IX HERO" w:date="2026-03-01T21:18:00Z">
            <w:r>
              <w:rPr>
                <w:noProof/>
                <w:webHidden/>
              </w:rPr>
              <w:t>12</w:t>
            </w:r>
            <w:r>
              <w:rPr>
                <w:noProof/>
                <w:webHidden/>
              </w:rPr>
              <w:fldChar w:fldCharType="end"/>
            </w:r>
            <w:r w:rsidRPr="009B4E10">
              <w:rPr>
                <w:rStyle w:val="Hyperlink"/>
                <w:noProof/>
              </w:rPr>
              <w:fldChar w:fldCharType="end"/>
            </w:r>
          </w:ins>
        </w:p>
        <w:p w:rsidR="00735291" w:rsidRDefault="00735291">
          <w:pPr>
            <w:pStyle w:val="TOC3"/>
            <w:tabs>
              <w:tab w:val="right" w:leader="dot" w:pos="9350"/>
            </w:tabs>
            <w:rPr>
              <w:ins w:id="32" w:author="ASUS MAXIMUS IX HERO" w:date="2026-03-01T21:18:00Z"/>
              <w:noProof/>
              <w:sz w:val="22"/>
              <w:szCs w:val="22"/>
              <w:lang w:eastAsia="en-US"/>
            </w:rPr>
          </w:pPr>
          <w:ins w:id="33"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"_Toc223292329"</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LUT-based nonlinearities</w:t>
            </w:r>
            <w:r>
              <w:rPr>
                <w:noProof/>
                <w:webHidden/>
              </w:rPr>
              <w:tab/>
            </w:r>
            <w:r>
              <w:rPr>
                <w:noProof/>
                <w:webHidden/>
              </w:rPr>
              <w:fldChar w:fldCharType="begin"/>
            </w:r>
            <w:r>
              <w:rPr>
                <w:noProof/>
                <w:webHidden/>
              </w:rPr>
              <w:instrText xml:space="preserve"> PAGEREF _Toc223292329 \h </w:instrText>
            </w:r>
          </w:ins>
          <w:r>
            <w:rPr>
              <w:noProof/>
              <w:webHidden/>
            </w:rPr>
          </w:r>
          <w:r>
            <w:rPr>
              <w:noProof/>
              <w:webHidden/>
            </w:rPr>
            <w:fldChar w:fldCharType="separate"/>
          </w:r>
          <w:ins w:id="34" w:author="ASUS MAXIMUS IX HERO" w:date="2026-03-01T21:18:00Z">
            <w:r>
              <w:rPr>
                <w:noProof/>
                <w:webHidden/>
              </w:rPr>
              <w:t>12</w:t>
            </w:r>
            <w:r>
              <w:rPr>
                <w:noProof/>
                <w:webHidden/>
              </w:rPr>
              <w:fldChar w:fldCharType="end"/>
            </w:r>
            <w:r w:rsidRPr="009B4E10">
              <w:rPr>
                <w:rStyle w:val="Hyperlink"/>
                <w:noProof/>
              </w:rPr>
              <w:fldChar w:fldCharType="end"/>
            </w:r>
          </w:ins>
        </w:p>
        <w:p w:rsidR="00735291" w:rsidRDefault="00735291">
          <w:pPr>
            <w:pStyle w:val="TOC2"/>
            <w:tabs>
              <w:tab w:val="right" w:leader="dot" w:pos="9350"/>
            </w:tabs>
            <w:rPr>
              <w:ins w:id="35" w:author="ASUS MAXIMUS IX HERO" w:date="2026-03-01T21:18:00Z"/>
              <w:noProof/>
              <w:sz w:val="22"/>
              <w:szCs w:val="22"/>
              <w:lang w:eastAsia="en-US"/>
            </w:rPr>
          </w:pPr>
          <w:ins w:id="36"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"_Toc223292330"</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FPGA implementation with VHDL</w:t>
            </w:r>
            <w:r>
              <w:rPr>
                <w:noProof/>
                <w:webHidden/>
              </w:rPr>
              <w:tab/>
            </w:r>
            <w:r>
              <w:rPr>
                <w:noProof/>
                <w:webHidden/>
              </w:rPr>
              <w:fldChar w:fldCharType="begin"/>
            </w:r>
            <w:r>
              <w:rPr>
                <w:noProof/>
                <w:webHidden/>
              </w:rPr>
              <w:instrText xml:space="preserve"> PAGEREF _Toc223292330 \h </w:instrText>
            </w:r>
          </w:ins>
          <w:r>
            <w:rPr>
              <w:noProof/>
              <w:webHidden/>
            </w:rPr>
          </w:r>
          <w:r>
            <w:rPr>
              <w:noProof/>
              <w:webHidden/>
            </w:rPr>
            <w:fldChar w:fldCharType="separate"/>
          </w:r>
          <w:ins w:id="37" w:author="ASUS MAXIMUS IX HERO" w:date="2026-03-01T21:18:00Z">
            <w:r>
              <w:rPr>
                <w:noProof/>
                <w:webHidden/>
              </w:rPr>
              <w:t>13</w:t>
            </w:r>
            <w:r>
              <w:rPr>
                <w:noProof/>
                <w:webHidden/>
              </w:rPr>
              <w:fldChar w:fldCharType="end"/>
            </w:r>
            <w:r w:rsidRPr="009B4E10">
              <w:rPr>
                <w:rStyle w:val="Hyperlink"/>
                <w:noProof/>
              </w:rPr>
              <w:fldChar w:fldCharType="end"/>
            </w:r>
          </w:ins>
        </w:p>
        <w:p w:rsidR="00735291" w:rsidRDefault="00735291">
          <w:pPr>
            <w:pStyle w:val="TOC2"/>
            <w:tabs>
              <w:tab w:val="right" w:leader="dot" w:pos="9350"/>
            </w:tabs>
            <w:rPr>
              <w:ins w:id="38" w:author="ASUS MAXIMUS IX HERO" w:date="2026-03-01T21:18:00Z"/>
              <w:noProof/>
              <w:sz w:val="22"/>
              <w:szCs w:val="22"/>
              <w:lang w:eastAsia="en-US"/>
            </w:rPr>
          </w:pPr>
          <w:ins w:id="39"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"_Toc223292331"</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Related work on neural networks in reconfigurable hardware</w:t>
            </w:r>
            <w:r>
              <w:rPr>
                <w:noProof/>
                <w:webHidden/>
              </w:rPr>
              <w:tab/>
            </w:r>
            <w:r>
              <w:rPr>
                <w:noProof/>
                <w:webHidden/>
              </w:rPr>
              <w:fldChar w:fldCharType="begin"/>
            </w:r>
            <w:r>
              <w:rPr>
                <w:noProof/>
                <w:webHidden/>
              </w:rPr>
              <w:instrText xml:space="preserve"> PAGEREF _Toc223292331 \h </w:instrText>
            </w:r>
          </w:ins>
          <w:r>
            <w:rPr>
              <w:noProof/>
              <w:webHidden/>
            </w:rPr>
          </w:r>
          <w:r>
            <w:rPr>
              <w:noProof/>
              <w:webHidden/>
            </w:rPr>
            <w:fldChar w:fldCharType="separate"/>
          </w:r>
          <w:ins w:id="40" w:author="ASUS MAXIMUS IX HERO" w:date="2026-03-01T21:18:00Z">
            <w:r>
              <w:rPr>
                <w:noProof/>
                <w:webHidden/>
              </w:rPr>
              <w:t>13</w:t>
            </w:r>
            <w:r>
              <w:rPr>
                <w:noProof/>
                <w:webHidden/>
              </w:rPr>
              <w:fldChar w:fldCharType="end"/>
            </w:r>
            <w:r w:rsidRPr="009B4E10">
              <w:rPr>
                <w:rStyle w:val="Hyperlink"/>
                <w:noProof/>
              </w:rPr>
              <w:fldChar w:fldCharType="end"/>
            </w:r>
          </w:ins>
        </w:p>
        <w:p w:rsidR="00735291" w:rsidRDefault="00735291">
          <w:pPr>
            <w:pStyle w:val="TOC2"/>
            <w:tabs>
              <w:tab w:val="right" w:leader="dot" w:pos="9350"/>
            </w:tabs>
            <w:rPr>
              <w:ins w:id="41" w:author="ASUS MAXIMUS IX HERO" w:date="2026-03-01T21:18:00Z"/>
              <w:noProof/>
              <w:sz w:val="22"/>
              <w:szCs w:val="22"/>
              <w:lang w:eastAsia="en-US"/>
            </w:rPr>
          </w:pPr>
          <w:ins w:id="42"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"_Toc223292332"</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Connection to the dataset and methods</w:t>
            </w:r>
            <w:r>
              <w:rPr>
                <w:noProof/>
                <w:webHidden/>
              </w:rPr>
              <w:tab/>
            </w:r>
            <w:r>
              <w:rPr>
                <w:noProof/>
                <w:webHidden/>
              </w:rPr>
              <w:fldChar w:fldCharType="begin"/>
            </w:r>
            <w:r>
              <w:rPr>
                <w:noProof/>
                <w:webHidden/>
              </w:rPr>
              <w:instrText xml:space="preserve"> PAGEREF _Toc223292332 \h </w:instrText>
            </w:r>
          </w:ins>
          <w:r>
            <w:rPr>
              <w:noProof/>
              <w:webHidden/>
            </w:rPr>
          </w:r>
          <w:r>
            <w:rPr>
              <w:noProof/>
              <w:webHidden/>
            </w:rPr>
            <w:fldChar w:fldCharType="separate"/>
          </w:r>
          <w:ins w:id="43" w:author="ASUS MAXIMUS IX HERO" w:date="2026-03-01T21:18:00Z">
            <w:r>
              <w:rPr>
                <w:noProof/>
                <w:webHidden/>
              </w:rPr>
              <w:t>14</w:t>
            </w:r>
            <w:r>
              <w:rPr>
                <w:noProof/>
                <w:webHidden/>
              </w:rPr>
              <w:fldChar w:fldCharType="end"/>
            </w:r>
            <w:r w:rsidRPr="009B4E10">
              <w:rPr>
                <w:rStyle w:val="Hyperlink"/>
                <w:noProof/>
              </w:rPr>
              <w:fldChar w:fldCharType="end"/>
            </w:r>
          </w:ins>
        </w:p>
        <w:p w:rsidR="00735291" w:rsidRDefault="00735291">
          <w:pPr>
            <w:pStyle w:val="TOC2"/>
            <w:tabs>
              <w:tab w:val="right" w:leader="dot" w:pos="9350"/>
            </w:tabs>
            <w:rPr>
              <w:ins w:id="44" w:author="ASUS MAXIMUS IX HERO" w:date="2026-03-01T21:18:00Z"/>
              <w:noProof/>
              <w:sz w:val="22"/>
              <w:szCs w:val="22"/>
              <w:lang w:eastAsia="en-US"/>
            </w:rPr>
          </w:pPr>
          <w:ins w:id="45"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"_Toc223292333"</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Related Work</w:t>
            </w:r>
            <w:r>
              <w:rPr>
                <w:noProof/>
                <w:webHidden/>
              </w:rPr>
              <w:tab/>
            </w:r>
            <w:r>
              <w:rPr>
                <w:noProof/>
                <w:webHidden/>
              </w:rPr>
              <w:fldChar w:fldCharType="begin"/>
            </w:r>
            <w:r>
              <w:rPr>
                <w:noProof/>
                <w:webHidden/>
              </w:rPr>
              <w:instrText xml:space="preserve"> PAGEREF _Toc223292333 \h </w:instrText>
            </w:r>
          </w:ins>
          <w:r>
            <w:rPr>
              <w:noProof/>
              <w:webHidden/>
            </w:rPr>
          </w:r>
          <w:r>
            <w:rPr>
              <w:noProof/>
              <w:webHidden/>
            </w:rPr>
            <w:fldChar w:fldCharType="separate"/>
          </w:r>
          <w:ins w:id="46" w:author="ASUS MAXIMUS IX HERO" w:date="2026-03-01T21:18:00Z">
            <w:r>
              <w:rPr>
                <w:noProof/>
                <w:webHidden/>
              </w:rPr>
              <w:t>16</w:t>
            </w:r>
            <w:r>
              <w:rPr>
                <w:noProof/>
                <w:webHidden/>
              </w:rPr>
              <w:fldChar w:fldCharType="end"/>
            </w:r>
            <w:r w:rsidRPr="009B4E10">
              <w:rPr>
                <w:rStyle w:val="Hyperlink"/>
                <w:noProof/>
              </w:rPr>
              <w:fldChar w:fldCharType="end"/>
            </w:r>
          </w:ins>
        </w:p>
        <w:p w:rsidR="00735291" w:rsidRDefault="00735291">
          <w:pPr>
            <w:pStyle w:val="TOC3"/>
            <w:tabs>
              <w:tab w:val="right" w:leader="dot" w:pos="9350"/>
            </w:tabs>
            <w:rPr>
              <w:ins w:id="47" w:author="ASUS MAXIMUS IX HERO" w:date="2026-03-01T21:18:00Z"/>
              <w:noProof/>
              <w:sz w:val="22"/>
              <w:szCs w:val="22"/>
              <w:lang w:eastAsia="en-US"/>
            </w:rPr>
          </w:pPr>
          <w:ins w:id="48"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"_Toc223292334"</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Wildfire detection using imagery</w:t>
            </w:r>
            <w:r>
              <w:rPr>
                <w:noProof/>
                <w:webHidden/>
              </w:rPr>
              <w:tab/>
            </w:r>
            <w:r>
              <w:rPr>
                <w:noProof/>
                <w:webHidden/>
              </w:rPr>
              <w:fldChar w:fldCharType="begin"/>
            </w:r>
            <w:r>
              <w:rPr>
                <w:noProof/>
                <w:webHidden/>
              </w:rPr>
              <w:instrText xml:space="preserve"> PAGEREF _Toc223292334 \h </w:instrText>
            </w:r>
          </w:ins>
          <w:r>
            <w:rPr>
              <w:noProof/>
              <w:webHidden/>
            </w:rPr>
          </w:r>
          <w:r>
            <w:rPr>
              <w:noProof/>
              <w:webHidden/>
            </w:rPr>
            <w:fldChar w:fldCharType="separate"/>
          </w:r>
          <w:ins w:id="49" w:author="ASUS MAXIMUS IX HERO" w:date="2026-03-01T21:18:00Z">
            <w:r>
              <w:rPr>
                <w:noProof/>
                <w:webHidden/>
              </w:rPr>
              <w:t>16</w:t>
            </w:r>
            <w:r>
              <w:rPr>
                <w:noProof/>
                <w:webHidden/>
              </w:rPr>
              <w:fldChar w:fldCharType="end"/>
            </w:r>
            <w:r w:rsidRPr="009B4E10">
              <w:rPr>
                <w:rStyle w:val="Hyperlink"/>
                <w:noProof/>
              </w:rPr>
              <w:fldChar w:fldCharType="end"/>
            </w:r>
          </w:ins>
        </w:p>
        <w:p w:rsidR="00735291" w:rsidRDefault="00735291">
          <w:pPr>
            <w:pStyle w:val="TOC3"/>
            <w:tabs>
              <w:tab w:val="right" w:leader="dot" w:pos="9350"/>
            </w:tabs>
            <w:rPr>
              <w:ins w:id="50" w:author="ASUS MAXIMUS IX HERO" w:date="2026-03-01T21:18:00Z"/>
              <w:noProof/>
              <w:sz w:val="22"/>
              <w:szCs w:val="22"/>
              <w:lang w:eastAsia="en-US"/>
            </w:rPr>
          </w:pPr>
          <w:ins w:id="51"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"_Toc223292335"</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Hardware-oriented inference and FPGA acceleration</w:t>
            </w:r>
            <w:r>
              <w:rPr>
                <w:noProof/>
                <w:webHidden/>
              </w:rPr>
              <w:tab/>
            </w:r>
            <w:r>
              <w:rPr>
                <w:noProof/>
                <w:webHidden/>
              </w:rPr>
              <w:fldChar w:fldCharType="begin"/>
            </w:r>
            <w:r>
              <w:rPr>
                <w:noProof/>
                <w:webHidden/>
              </w:rPr>
              <w:instrText xml:space="preserve"> PAGEREF _Toc223292335 \h </w:instrText>
            </w:r>
          </w:ins>
          <w:r>
            <w:rPr>
              <w:noProof/>
              <w:webHidden/>
            </w:rPr>
          </w:r>
          <w:r>
            <w:rPr>
              <w:noProof/>
              <w:webHidden/>
            </w:rPr>
            <w:fldChar w:fldCharType="separate"/>
          </w:r>
          <w:ins w:id="52" w:author="ASUS MAXIMUS IX HERO" w:date="2026-03-01T21:18:00Z">
            <w:r>
              <w:rPr>
                <w:noProof/>
                <w:webHidden/>
              </w:rPr>
              <w:t>17</w:t>
            </w:r>
            <w:r>
              <w:rPr>
                <w:noProof/>
                <w:webHidden/>
              </w:rPr>
              <w:fldChar w:fldCharType="end"/>
            </w:r>
            <w:r w:rsidRPr="009B4E10">
              <w:rPr>
                <w:rStyle w:val="Hyperlink"/>
                <w:noProof/>
              </w:rPr>
              <w:fldChar w:fldCharType="end"/>
            </w:r>
          </w:ins>
        </w:p>
        <w:p w:rsidR="00735291" w:rsidRDefault="00735291">
          <w:pPr>
            <w:pStyle w:val="TOC3"/>
            <w:tabs>
              <w:tab w:val="right" w:leader="dot" w:pos="9350"/>
            </w:tabs>
            <w:rPr>
              <w:ins w:id="53" w:author="ASUS MAXIMUS IX HERO" w:date="2026-03-01T21:18:00Z"/>
              <w:noProof/>
              <w:sz w:val="22"/>
              <w:szCs w:val="22"/>
              <w:lang w:eastAsia="en-US"/>
            </w:rPr>
          </w:pPr>
          <w:ins w:id="54"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"_Toc223292336"</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VHDL/RTL implementations of neural networks</w:t>
            </w:r>
            <w:r>
              <w:rPr>
                <w:noProof/>
                <w:webHidden/>
              </w:rPr>
              <w:tab/>
            </w:r>
            <w:r>
              <w:rPr>
                <w:noProof/>
                <w:webHidden/>
              </w:rPr>
              <w:fldChar w:fldCharType="begin"/>
            </w:r>
            <w:r>
              <w:rPr>
                <w:noProof/>
                <w:webHidden/>
              </w:rPr>
              <w:instrText xml:space="preserve"> PAGEREF _Toc223292336 \h </w:instrText>
            </w:r>
          </w:ins>
          <w:r>
            <w:rPr>
              <w:noProof/>
              <w:webHidden/>
            </w:rPr>
          </w:r>
          <w:r>
            <w:rPr>
              <w:noProof/>
              <w:webHidden/>
            </w:rPr>
            <w:fldChar w:fldCharType="separate"/>
          </w:r>
          <w:ins w:id="55" w:author="ASUS MAXIMUS IX HERO" w:date="2026-03-01T21:18:00Z">
            <w:r>
              <w:rPr>
                <w:noProof/>
                <w:webHidden/>
              </w:rPr>
              <w:t>17</w:t>
            </w:r>
            <w:r>
              <w:rPr>
                <w:noProof/>
                <w:webHidden/>
              </w:rPr>
              <w:fldChar w:fldCharType="end"/>
            </w:r>
            <w:r w:rsidRPr="009B4E10">
              <w:rPr>
                <w:rStyle w:val="Hyperlink"/>
                <w:noProof/>
              </w:rPr>
              <w:fldChar w:fldCharType="end"/>
            </w:r>
          </w:ins>
        </w:p>
        <w:p w:rsidR="00735291" w:rsidRDefault="00735291">
          <w:pPr>
            <w:pStyle w:val="TOC3"/>
            <w:tabs>
              <w:tab w:val="right" w:leader="dot" w:pos="9350"/>
            </w:tabs>
            <w:rPr>
              <w:ins w:id="56" w:author="ASUS MAXIMUS IX HERO" w:date="2026-03-01T21:18:00Z"/>
              <w:noProof/>
              <w:sz w:val="22"/>
              <w:szCs w:val="22"/>
              <w:lang w:eastAsia="en-US"/>
            </w:rPr>
          </w:pPr>
          <w:ins w:id="57"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"_Toc223292337"</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Low-precision neural networks and binarization</w:t>
            </w:r>
            <w:r>
              <w:rPr>
                <w:noProof/>
                <w:webHidden/>
              </w:rPr>
              <w:tab/>
            </w:r>
            <w:r>
              <w:rPr>
                <w:noProof/>
                <w:webHidden/>
              </w:rPr>
              <w:fldChar w:fldCharType="begin"/>
            </w:r>
            <w:r>
              <w:rPr>
                <w:noProof/>
                <w:webHidden/>
              </w:rPr>
              <w:instrText xml:space="preserve"> PAGEREF _Toc223292337 \h </w:instrText>
            </w:r>
          </w:ins>
          <w:r>
            <w:rPr>
              <w:noProof/>
              <w:webHidden/>
            </w:rPr>
          </w:r>
          <w:r>
            <w:rPr>
              <w:noProof/>
              <w:webHidden/>
            </w:rPr>
            <w:fldChar w:fldCharType="separate"/>
          </w:r>
          <w:ins w:id="58" w:author="ASUS MAXIMUS IX HERO" w:date="2026-03-01T21:18:00Z">
            <w:r>
              <w:rPr>
                <w:noProof/>
                <w:webHidden/>
              </w:rPr>
              <w:t>18</w:t>
            </w:r>
            <w:r>
              <w:rPr>
                <w:noProof/>
                <w:webHidden/>
              </w:rPr>
              <w:fldChar w:fldCharType="end"/>
            </w:r>
            <w:r w:rsidRPr="009B4E10">
              <w:rPr>
                <w:rStyle w:val="Hyperlink"/>
                <w:noProof/>
              </w:rPr>
              <w:fldChar w:fldCharType="end"/>
            </w:r>
          </w:ins>
        </w:p>
        <w:p w:rsidR="00735291" w:rsidRDefault="00735291">
          <w:pPr>
            <w:pStyle w:val="TOC3"/>
            <w:tabs>
              <w:tab w:val="right" w:leader="dot" w:pos="9350"/>
            </w:tabs>
            <w:rPr>
              <w:ins w:id="59" w:author="ASUS MAXIMUS IX HERO" w:date="2026-03-01T21:18:00Z"/>
              <w:noProof/>
              <w:sz w:val="22"/>
              <w:szCs w:val="22"/>
              <w:lang w:eastAsia="en-US"/>
            </w:rPr>
          </w:pPr>
          <w:ins w:id="60"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"_Toc223292338"</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Design methodology and positioning of this thesis</w:t>
            </w:r>
            <w:r>
              <w:rPr>
                <w:noProof/>
                <w:webHidden/>
              </w:rPr>
              <w:tab/>
            </w:r>
            <w:r>
              <w:rPr>
                <w:noProof/>
                <w:webHidden/>
              </w:rPr>
              <w:fldChar w:fldCharType="begin"/>
            </w:r>
            <w:r>
              <w:rPr>
                <w:noProof/>
                <w:webHidden/>
              </w:rPr>
              <w:instrText xml:space="preserve"> PAGEREF _Toc223292338 \h </w:instrText>
            </w:r>
          </w:ins>
          <w:r>
            <w:rPr>
              <w:noProof/>
              <w:webHidden/>
            </w:rPr>
          </w:r>
          <w:r>
            <w:rPr>
              <w:noProof/>
              <w:webHidden/>
            </w:rPr>
            <w:fldChar w:fldCharType="separate"/>
          </w:r>
          <w:ins w:id="61" w:author="ASUS MAXIMUS IX HERO" w:date="2026-03-01T21:18:00Z">
            <w:r>
              <w:rPr>
                <w:noProof/>
                <w:webHidden/>
              </w:rPr>
              <w:t>18</w:t>
            </w:r>
            <w:r>
              <w:rPr>
                <w:noProof/>
                <w:webHidden/>
              </w:rPr>
              <w:fldChar w:fldCharType="end"/>
            </w:r>
            <w:r w:rsidRPr="009B4E10">
              <w:rPr>
                <w:rStyle w:val="Hyperlink"/>
                <w:noProof/>
              </w:rPr>
              <w:fldChar w:fldCharType="end"/>
            </w:r>
          </w:ins>
        </w:p>
        <w:p w:rsidR="00735291" w:rsidRDefault="00735291">
          <w:pPr>
            <w:pStyle w:val="TOC3"/>
            <w:tabs>
              <w:tab w:val="right" w:leader="dot" w:pos="9350"/>
            </w:tabs>
            <w:rPr>
              <w:ins w:id="62" w:author="ASUS MAXIMUS IX HERO" w:date="2026-03-01T21:18:00Z"/>
              <w:noProof/>
              <w:sz w:val="22"/>
              <w:szCs w:val="22"/>
              <w:lang w:eastAsia="en-US"/>
            </w:rPr>
          </w:pPr>
          <w:ins w:id="63"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"_Toc223292339"</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Research Gap and Motivation</w:t>
            </w:r>
            <w:r>
              <w:rPr>
                <w:noProof/>
                <w:webHidden/>
              </w:rPr>
              <w:tab/>
            </w:r>
            <w:r>
              <w:rPr>
                <w:noProof/>
                <w:webHidden/>
              </w:rPr>
              <w:fldChar w:fldCharType="begin"/>
            </w:r>
            <w:r>
              <w:rPr>
                <w:noProof/>
                <w:webHidden/>
              </w:rPr>
              <w:instrText xml:space="preserve"> PAGEREF _Toc223292339 \h </w:instrText>
            </w:r>
          </w:ins>
          <w:r>
            <w:rPr>
              <w:noProof/>
              <w:webHidden/>
            </w:rPr>
          </w:r>
          <w:r>
            <w:rPr>
              <w:noProof/>
              <w:webHidden/>
            </w:rPr>
            <w:fldChar w:fldCharType="separate"/>
          </w:r>
          <w:ins w:id="64" w:author="ASUS MAXIMUS IX HERO" w:date="2026-03-01T21:18:00Z">
            <w:r>
              <w:rPr>
                <w:noProof/>
                <w:webHidden/>
              </w:rPr>
              <w:t>19</w:t>
            </w:r>
            <w:r>
              <w:rPr>
                <w:noProof/>
                <w:webHidden/>
              </w:rPr>
              <w:fldChar w:fldCharType="end"/>
            </w:r>
            <w:r w:rsidRPr="009B4E10">
              <w:rPr>
                <w:rStyle w:val="Hyperlink"/>
                <w:noProof/>
              </w:rPr>
              <w:fldChar w:fldCharType="end"/>
            </w:r>
          </w:ins>
        </w:p>
        <w:p w:rsidR="00735291" w:rsidRDefault="00735291">
          <w:pPr>
            <w:pStyle w:val="TOC2"/>
            <w:tabs>
              <w:tab w:val="right" w:leader="dot" w:pos="9350"/>
            </w:tabs>
            <w:rPr>
              <w:ins w:id="65" w:author="ASUS MAXIMUS IX HERO" w:date="2026-03-01T21:18:00Z"/>
              <w:noProof/>
              <w:sz w:val="22"/>
              <w:szCs w:val="22"/>
              <w:lang w:eastAsia="en-US"/>
            </w:rPr>
          </w:pPr>
          <w:ins w:id="66"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"_Toc223292340"</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Theoretical Background</w:t>
            </w:r>
            <w:r>
              <w:rPr>
                <w:noProof/>
                <w:webHidden/>
              </w:rPr>
              <w:tab/>
            </w:r>
            <w:r>
              <w:rPr>
                <w:noProof/>
                <w:webHidden/>
              </w:rPr>
              <w:fldChar w:fldCharType="begin"/>
            </w:r>
            <w:r>
              <w:rPr>
                <w:noProof/>
                <w:webHidden/>
              </w:rPr>
              <w:instrText xml:space="preserve"> PAGEREF _Toc223292340 \h </w:instrText>
            </w:r>
          </w:ins>
          <w:r>
            <w:rPr>
              <w:noProof/>
              <w:webHidden/>
            </w:rPr>
          </w:r>
          <w:r>
            <w:rPr>
              <w:noProof/>
              <w:webHidden/>
            </w:rPr>
            <w:fldChar w:fldCharType="separate"/>
          </w:r>
          <w:ins w:id="67" w:author="ASUS MAXIMUS IX HERO" w:date="2026-03-01T21:18:00Z">
            <w:r>
              <w:rPr>
                <w:noProof/>
                <w:webHidden/>
              </w:rPr>
              <w:t>21</w:t>
            </w:r>
            <w:r>
              <w:rPr>
                <w:noProof/>
                <w:webHidden/>
              </w:rPr>
              <w:fldChar w:fldCharType="end"/>
            </w:r>
            <w:r w:rsidRPr="009B4E10">
              <w:rPr>
                <w:rStyle w:val="Hyperlink"/>
                <w:noProof/>
              </w:rPr>
              <w:fldChar w:fldCharType="end"/>
            </w:r>
          </w:ins>
        </w:p>
        <w:p w:rsidR="00735291" w:rsidRDefault="00735291">
          <w:pPr>
            <w:pStyle w:val="TOC3"/>
            <w:tabs>
              <w:tab w:val="right" w:leader="dot" w:pos="9350"/>
            </w:tabs>
            <w:rPr>
              <w:ins w:id="68" w:author="ASUS MAXIMUS IX HERO" w:date="2026-03-01T21:18:00Z"/>
              <w:noProof/>
              <w:sz w:val="22"/>
              <w:szCs w:val="22"/>
              <w:lang w:eastAsia="en-US"/>
            </w:rPr>
          </w:pPr>
          <w:ins w:id="69"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"_Toc223292341"</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1) Image-Based Wildfire Detection</w:t>
            </w:r>
            <w:r>
              <w:rPr>
                <w:noProof/>
                <w:webHidden/>
              </w:rPr>
              <w:tab/>
            </w:r>
            <w:r>
              <w:rPr>
                <w:noProof/>
                <w:webHidden/>
              </w:rPr>
              <w:fldChar w:fldCharType="begin"/>
            </w:r>
            <w:r>
              <w:rPr>
                <w:noProof/>
                <w:webHidden/>
              </w:rPr>
              <w:instrText xml:space="preserve"> PAGEREF _Toc223292341 \h </w:instrText>
            </w:r>
          </w:ins>
          <w:r>
            <w:rPr>
              <w:noProof/>
              <w:webHidden/>
            </w:rPr>
          </w:r>
          <w:r>
            <w:rPr>
              <w:noProof/>
              <w:webHidden/>
            </w:rPr>
            <w:fldChar w:fldCharType="separate"/>
          </w:r>
          <w:ins w:id="70" w:author="ASUS MAXIMUS IX HERO" w:date="2026-03-01T21:18:00Z">
            <w:r>
              <w:rPr>
                <w:noProof/>
                <w:webHidden/>
              </w:rPr>
              <w:t>21</w:t>
            </w:r>
            <w:r>
              <w:rPr>
                <w:noProof/>
                <w:webHidden/>
              </w:rPr>
              <w:fldChar w:fldCharType="end"/>
            </w:r>
            <w:r w:rsidRPr="009B4E10">
              <w:rPr>
                <w:rStyle w:val="Hyperlink"/>
                <w:noProof/>
              </w:rPr>
              <w:fldChar w:fldCharType="end"/>
            </w:r>
          </w:ins>
        </w:p>
        <w:p w:rsidR="00735291" w:rsidRDefault="00735291">
          <w:pPr>
            <w:pStyle w:val="TOC3"/>
            <w:tabs>
              <w:tab w:val="right" w:leader="dot" w:pos="9350"/>
            </w:tabs>
            <w:rPr>
              <w:ins w:id="71" w:author="ASUS MAXIMUS IX HERO" w:date="2026-03-01T21:18:00Z"/>
              <w:noProof/>
              <w:sz w:val="22"/>
              <w:szCs w:val="22"/>
              <w:lang w:eastAsia="en-US"/>
            </w:rPr>
          </w:pPr>
          <w:ins w:id="72"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"_Toc223292342"</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2) Neural Networks for Per-Pixel Classification</w:t>
            </w:r>
            <w:r>
              <w:rPr>
                <w:noProof/>
                <w:webHidden/>
              </w:rPr>
              <w:tab/>
            </w:r>
            <w:r>
              <w:rPr>
                <w:noProof/>
                <w:webHidden/>
              </w:rPr>
              <w:fldChar w:fldCharType="begin"/>
            </w:r>
            <w:r>
              <w:rPr>
                <w:noProof/>
                <w:webHidden/>
              </w:rPr>
              <w:instrText xml:space="preserve"> PAGEREF _Toc223292342 \h </w:instrText>
            </w:r>
          </w:ins>
          <w:r>
            <w:rPr>
              <w:noProof/>
              <w:webHidden/>
            </w:rPr>
          </w:r>
          <w:r>
            <w:rPr>
              <w:noProof/>
              <w:webHidden/>
            </w:rPr>
            <w:fldChar w:fldCharType="separate"/>
          </w:r>
          <w:ins w:id="73" w:author="ASUS MAXIMUS IX HERO" w:date="2026-03-01T21:18:00Z">
            <w:r>
              <w:rPr>
                <w:noProof/>
                <w:webHidden/>
              </w:rPr>
              <w:t>23</w:t>
            </w:r>
            <w:r>
              <w:rPr>
                <w:noProof/>
                <w:webHidden/>
              </w:rPr>
              <w:fldChar w:fldCharType="end"/>
            </w:r>
            <w:r w:rsidRPr="009B4E10">
              <w:rPr>
                <w:rStyle w:val="Hyperlink"/>
                <w:noProof/>
              </w:rPr>
              <w:fldChar w:fldCharType="end"/>
            </w:r>
          </w:ins>
        </w:p>
        <w:p w:rsidR="00735291" w:rsidRDefault="00735291">
          <w:pPr>
            <w:pStyle w:val="TOC3"/>
            <w:tabs>
              <w:tab w:val="right" w:leader="dot" w:pos="9350"/>
            </w:tabs>
            <w:rPr>
              <w:ins w:id="74" w:author="ASUS MAXIMUS IX HERO" w:date="2026-03-01T21:18:00Z"/>
              <w:noProof/>
              <w:sz w:val="22"/>
              <w:szCs w:val="22"/>
              <w:lang w:eastAsia="en-US"/>
            </w:rPr>
          </w:pPr>
          <w:ins w:id="75"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"_Toc223292343"</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3) Fixed-Point Arithmetic and Quantization</w:t>
            </w:r>
            <w:r>
              <w:rPr>
                <w:noProof/>
                <w:webHidden/>
              </w:rPr>
              <w:tab/>
            </w:r>
            <w:r>
              <w:rPr>
                <w:noProof/>
                <w:webHidden/>
              </w:rPr>
              <w:fldChar w:fldCharType="begin"/>
            </w:r>
            <w:r>
              <w:rPr>
                <w:noProof/>
                <w:webHidden/>
              </w:rPr>
              <w:instrText xml:space="preserve"> PAGEREF _Toc223292343 \h </w:instrText>
            </w:r>
          </w:ins>
          <w:r>
            <w:rPr>
              <w:noProof/>
              <w:webHidden/>
            </w:rPr>
          </w:r>
          <w:r>
            <w:rPr>
              <w:noProof/>
              <w:webHidden/>
            </w:rPr>
            <w:fldChar w:fldCharType="separate"/>
          </w:r>
          <w:ins w:id="76" w:author="ASUS MAXIMUS IX HERO" w:date="2026-03-01T21:18:00Z">
            <w:r>
              <w:rPr>
                <w:noProof/>
                <w:webHidden/>
              </w:rPr>
              <w:t>25</w:t>
            </w:r>
            <w:r>
              <w:rPr>
                <w:noProof/>
                <w:webHidden/>
              </w:rPr>
              <w:fldChar w:fldCharType="end"/>
            </w:r>
            <w:r w:rsidRPr="009B4E10">
              <w:rPr>
                <w:rStyle w:val="Hyperlink"/>
                <w:noProof/>
              </w:rPr>
              <w:fldChar w:fldCharType="end"/>
            </w:r>
          </w:ins>
        </w:p>
        <w:p w:rsidR="00735291" w:rsidRDefault="00735291">
          <w:pPr>
            <w:pStyle w:val="TOC3"/>
            <w:tabs>
              <w:tab w:val="right" w:leader="dot" w:pos="9350"/>
            </w:tabs>
            <w:rPr>
              <w:ins w:id="77" w:author="ASUS MAXIMUS IX HERO" w:date="2026-03-01T21:18:00Z"/>
              <w:noProof/>
              <w:sz w:val="22"/>
              <w:szCs w:val="22"/>
              <w:lang w:eastAsia="en-US"/>
            </w:rPr>
          </w:pPr>
          <w:ins w:id="78"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"_Toc223292344"</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4) LUT-Based Activation Approximation</w:t>
            </w:r>
            <w:r>
              <w:rPr>
                <w:noProof/>
                <w:webHidden/>
              </w:rPr>
              <w:tab/>
            </w:r>
            <w:r>
              <w:rPr>
                <w:noProof/>
                <w:webHidden/>
              </w:rPr>
              <w:fldChar w:fldCharType="begin"/>
            </w:r>
            <w:r>
              <w:rPr>
                <w:noProof/>
                <w:webHidden/>
              </w:rPr>
              <w:instrText xml:space="preserve"> PAGEREF _Toc223292344 \h </w:instrText>
            </w:r>
          </w:ins>
          <w:r>
            <w:rPr>
              <w:noProof/>
              <w:webHidden/>
            </w:rPr>
          </w:r>
          <w:r>
            <w:rPr>
              <w:noProof/>
              <w:webHidden/>
            </w:rPr>
            <w:fldChar w:fldCharType="separate"/>
          </w:r>
          <w:ins w:id="79" w:author="ASUS MAXIMUS IX HERO" w:date="2026-03-01T21:18:00Z">
            <w:r>
              <w:rPr>
                <w:noProof/>
                <w:webHidden/>
              </w:rPr>
              <w:t>27</w:t>
            </w:r>
            <w:r>
              <w:rPr>
                <w:noProof/>
                <w:webHidden/>
              </w:rPr>
              <w:fldChar w:fldCharType="end"/>
            </w:r>
            <w:r w:rsidRPr="009B4E10">
              <w:rPr>
                <w:rStyle w:val="Hyperlink"/>
                <w:noProof/>
              </w:rPr>
              <w:fldChar w:fldCharType="end"/>
            </w:r>
          </w:ins>
        </w:p>
        <w:p w:rsidR="00735291" w:rsidRDefault="00735291">
          <w:pPr>
            <w:pStyle w:val="TOC3"/>
            <w:tabs>
              <w:tab w:val="right" w:leader="dot" w:pos="9350"/>
            </w:tabs>
            <w:rPr>
              <w:ins w:id="80" w:author="ASUS MAXIMUS IX HERO" w:date="2026-03-01T21:18:00Z"/>
              <w:noProof/>
              <w:sz w:val="22"/>
              <w:szCs w:val="22"/>
              <w:lang w:eastAsia="en-US"/>
            </w:rPr>
          </w:pPr>
          <w:ins w:id="81"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"_Toc223292345"</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5) FPGA Fundamentals for Neural Inference</w:t>
            </w:r>
            <w:r>
              <w:rPr>
                <w:noProof/>
                <w:webHidden/>
              </w:rPr>
              <w:tab/>
            </w:r>
            <w:r>
              <w:rPr>
                <w:noProof/>
                <w:webHidden/>
              </w:rPr>
              <w:fldChar w:fldCharType="begin"/>
            </w:r>
            <w:r>
              <w:rPr>
                <w:noProof/>
                <w:webHidden/>
              </w:rPr>
              <w:instrText xml:space="preserve"> PAGEREF _Toc223292345 \h </w:instrText>
            </w:r>
          </w:ins>
          <w:r>
            <w:rPr>
              <w:noProof/>
              <w:webHidden/>
            </w:rPr>
          </w:r>
          <w:r>
            <w:rPr>
              <w:noProof/>
              <w:webHidden/>
            </w:rPr>
            <w:fldChar w:fldCharType="separate"/>
          </w:r>
          <w:ins w:id="82" w:author="ASUS MAXIMUS IX HERO" w:date="2026-03-01T21:18:00Z">
            <w:r>
              <w:rPr>
                <w:noProof/>
                <w:webHidden/>
              </w:rPr>
              <w:t>28</w:t>
            </w:r>
            <w:r>
              <w:rPr>
                <w:noProof/>
                <w:webHidden/>
              </w:rPr>
              <w:fldChar w:fldCharType="end"/>
            </w:r>
            <w:r w:rsidRPr="009B4E10">
              <w:rPr>
                <w:rStyle w:val="Hyperlink"/>
                <w:noProof/>
              </w:rPr>
              <w:fldChar w:fldCharType="end"/>
            </w:r>
          </w:ins>
        </w:p>
        <w:p w:rsidR="00735291" w:rsidRDefault="00735291">
          <w:pPr>
            <w:pStyle w:val="TOC3"/>
            <w:tabs>
              <w:tab w:val="right" w:leader="dot" w:pos="9350"/>
            </w:tabs>
            <w:rPr>
              <w:ins w:id="83" w:author="ASUS MAXIMUS IX HERO" w:date="2026-03-01T21:18:00Z"/>
              <w:noProof/>
              <w:sz w:val="22"/>
              <w:szCs w:val="22"/>
              <w:lang w:eastAsia="en-US"/>
            </w:rPr>
          </w:pPr>
          <w:ins w:id="84"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"_Toc223292346"</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6) Hardware Design with VHDL: Modeling, Verification, and Toolflow</w:t>
            </w:r>
            <w:r>
              <w:rPr>
                <w:noProof/>
                <w:webHidden/>
              </w:rPr>
              <w:tab/>
            </w:r>
            <w:r>
              <w:rPr>
                <w:noProof/>
                <w:webHidden/>
              </w:rPr>
              <w:fldChar w:fldCharType="begin"/>
            </w:r>
            <w:r>
              <w:rPr>
                <w:noProof/>
                <w:webHidden/>
              </w:rPr>
              <w:instrText xml:space="preserve"> PAGEREF _Toc223292346 \h </w:instrText>
            </w:r>
          </w:ins>
          <w:r>
            <w:rPr>
              <w:noProof/>
              <w:webHidden/>
            </w:rPr>
          </w:r>
          <w:r>
            <w:rPr>
              <w:noProof/>
              <w:webHidden/>
            </w:rPr>
            <w:fldChar w:fldCharType="separate"/>
          </w:r>
          <w:ins w:id="85" w:author="ASUS MAXIMUS IX HERO" w:date="2026-03-01T21:18:00Z">
            <w:r>
              <w:rPr>
                <w:noProof/>
                <w:webHidden/>
              </w:rPr>
              <w:t>30</w:t>
            </w:r>
            <w:r>
              <w:rPr>
                <w:noProof/>
                <w:webHidden/>
              </w:rPr>
              <w:fldChar w:fldCharType="end"/>
            </w:r>
            <w:r w:rsidRPr="009B4E10">
              <w:rPr>
                <w:rStyle w:val="Hyperlink"/>
                <w:noProof/>
              </w:rPr>
              <w:fldChar w:fldCharType="end"/>
            </w:r>
          </w:ins>
        </w:p>
        <w:p w:rsidR="00735291" w:rsidRDefault="00735291">
          <w:pPr>
            <w:pStyle w:val="TOC1"/>
            <w:tabs>
              <w:tab w:val="right" w:leader="dot" w:pos="9350"/>
            </w:tabs>
            <w:rPr>
              <w:ins w:id="86" w:author="ASUS MAXIMUS IX HERO" w:date="2026-03-01T21:18:00Z"/>
              <w:noProof/>
              <w:sz w:val="22"/>
              <w:szCs w:val="22"/>
              <w:lang w:eastAsia="en-US"/>
            </w:rPr>
          </w:pPr>
          <w:ins w:id="87"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"_Toc223292347"</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Software development</w:t>
            </w:r>
            <w:r>
              <w:rPr>
                <w:noProof/>
                <w:webHidden/>
              </w:rPr>
              <w:tab/>
            </w:r>
            <w:r>
              <w:rPr>
                <w:noProof/>
                <w:webHidden/>
              </w:rPr>
              <w:fldChar w:fldCharType="begin"/>
            </w:r>
            <w:r>
              <w:rPr>
                <w:noProof/>
                <w:webHidden/>
              </w:rPr>
              <w:instrText xml:space="preserve"> PAGEREF _Toc223292347 \h </w:instrText>
            </w:r>
          </w:ins>
          <w:r>
            <w:rPr>
              <w:noProof/>
              <w:webHidden/>
            </w:rPr>
          </w:r>
          <w:r>
            <w:rPr>
              <w:noProof/>
              <w:webHidden/>
            </w:rPr>
            <w:fldChar w:fldCharType="separate"/>
          </w:r>
          <w:ins w:id="88" w:author="ASUS MAXIMUS IX HERO" w:date="2026-03-01T21:18:00Z">
            <w:r>
              <w:rPr>
                <w:noProof/>
                <w:webHidden/>
              </w:rPr>
              <w:t>31</w:t>
            </w:r>
            <w:r>
              <w:rPr>
                <w:noProof/>
                <w:webHidden/>
              </w:rPr>
              <w:fldChar w:fldCharType="end"/>
            </w:r>
            <w:r w:rsidRPr="009B4E10">
              <w:rPr>
                <w:rStyle w:val="Hyperlink"/>
                <w:noProof/>
              </w:rPr>
              <w:fldChar w:fldCharType="end"/>
            </w:r>
          </w:ins>
        </w:p>
        <w:p w:rsidR="00735291" w:rsidRDefault="00735291">
          <w:pPr>
            <w:pStyle w:val="TOC3"/>
            <w:tabs>
              <w:tab w:val="right" w:leader="dot" w:pos="9350"/>
            </w:tabs>
            <w:rPr>
              <w:ins w:id="89" w:author="ASUS MAXIMUS IX HERO" w:date="2026-03-01T21:18:00Z"/>
              <w:noProof/>
              <w:sz w:val="22"/>
              <w:szCs w:val="22"/>
              <w:lang w:eastAsia="en-US"/>
            </w:rPr>
          </w:pPr>
          <w:ins w:id="90"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"_Toc223292348"</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Dataset Organization and Pixel-Level Labeling</w:t>
            </w:r>
            <w:r>
              <w:rPr>
                <w:noProof/>
                <w:webHidden/>
              </w:rPr>
              <w:tab/>
            </w:r>
            <w:r>
              <w:rPr>
                <w:noProof/>
                <w:webHidden/>
              </w:rPr>
              <w:fldChar w:fldCharType="begin"/>
            </w:r>
            <w:r>
              <w:rPr>
                <w:noProof/>
                <w:webHidden/>
              </w:rPr>
              <w:instrText xml:space="preserve"> PAGEREF _Toc223292348 \h </w:instrText>
            </w:r>
          </w:ins>
          <w:r>
            <w:rPr>
              <w:noProof/>
              <w:webHidden/>
            </w:rPr>
          </w:r>
          <w:r>
            <w:rPr>
              <w:noProof/>
              <w:webHidden/>
            </w:rPr>
            <w:fldChar w:fldCharType="separate"/>
          </w:r>
          <w:ins w:id="91" w:author="ASUS MAXIMUS IX HERO" w:date="2026-03-01T21:18:00Z">
            <w:r>
              <w:rPr>
                <w:noProof/>
                <w:webHidden/>
              </w:rPr>
              <w:t>31</w:t>
            </w:r>
            <w:r>
              <w:rPr>
                <w:noProof/>
                <w:webHidden/>
              </w:rPr>
              <w:fldChar w:fldCharType="end"/>
            </w:r>
            <w:r w:rsidRPr="009B4E10">
              <w:rPr>
                <w:rStyle w:val="Hyperlink"/>
                <w:noProof/>
              </w:rPr>
              <w:fldChar w:fldCharType="end"/>
            </w:r>
          </w:ins>
        </w:p>
        <w:p w:rsidR="00735291" w:rsidRDefault="00735291">
          <w:pPr>
            <w:pStyle w:val="TOC3"/>
            <w:tabs>
              <w:tab w:val="right" w:leader="dot" w:pos="9350"/>
            </w:tabs>
            <w:rPr>
              <w:ins w:id="92" w:author="ASUS MAXIMUS IX HERO" w:date="2026-03-01T21:18:00Z"/>
              <w:noProof/>
              <w:sz w:val="22"/>
              <w:szCs w:val="22"/>
              <w:lang w:eastAsia="en-US"/>
            </w:rPr>
          </w:pPr>
          <w:ins w:id="93"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"_Toc223292349"</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Preprocessing and Data Preparation</w:t>
            </w:r>
            <w:r>
              <w:rPr>
                <w:noProof/>
                <w:webHidden/>
              </w:rPr>
              <w:tab/>
            </w:r>
            <w:r>
              <w:rPr>
                <w:noProof/>
                <w:webHidden/>
              </w:rPr>
              <w:fldChar w:fldCharType="begin"/>
            </w:r>
            <w:r>
              <w:rPr>
                <w:noProof/>
                <w:webHidden/>
              </w:rPr>
              <w:instrText xml:space="preserve"> PAGEREF _Toc223292349 \h </w:instrText>
            </w:r>
          </w:ins>
          <w:r>
            <w:rPr>
              <w:noProof/>
              <w:webHidden/>
            </w:rPr>
          </w:r>
          <w:r>
            <w:rPr>
              <w:noProof/>
              <w:webHidden/>
            </w:rPr>
            <w:fldChar w:fldCharType="separate"/>
          </w:r>
          <w:ins w:id="94" w:author="ASUS MAXIMUS IX HERO" w:date="2026-03-01T21:18:00Z">
            <w:r>
              <w:rPr>
                <w:noProof/>
                <w:webHidden/>
              </w:rPr>
              <w:t>31</w:t>
            </w:r>
            <w:r>
              <w:rPr>
                <w:noProof/>
                <w:webHidden/>
              </w:rPr>
              <w:fldChar w:fldCharType="end"/>
            </w:r>
            <w:r w:rsidRPr="009B4E10">
              <w:rPr>
                <w:rStyle w:val="Hyperlink"/>
                <w:noProof/>
              </w:rPr>
              <w:fldChar w:fldCharType="end"/>
            </w:r>
          </w:ins>
        </w:p>
        <w:p w:rsidR="00735291" w:rsidRDefault="00735291">
          <w:pPr>
            <w:pStyle w:val="TOC3"/>
            <w:tabs>
              <w:tab w:val="right" w:leader="dot" w:pos="9350"/>
            </w:tabs>
            <w:rPr>
              <w:ins w:id="95" w:author="ASUS MAXIMUS IX HERO" w:date="2026-03-01T21:18:00Z"/>
              <w:noProof/>
              <w:sz w:val="22"/>
              <w:szCs w:val="22"/>
              <w:lang w:eastAsia="en-US"/>
            </w:rPr>
          </w:pPr>
          <w:ins w:id="96"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"_Toc223292350"</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Compact RGB MLP Architecture</w:t>
            </w:r>
            <w:r>
              <w:rPr>
                <w:noProof/>
                <w:webHidden/>
              </w:rPr>
              <w:tab/>
            </w:r>
            <w:r>
              <w:rPr>
                <w:noProof/>
                <w:webHidden/>
              </w:rPr>
              <w:fldChar w:fldCharType="begin"/>
            </w:r>
            <w:r>
              <w:rPr>
                <w:noProof/>
                <w:webHidden/>
              </w:rPr>
              <w:instrText xml:space="preserve"> PAGEREF _Toc223292350 \h </w:instrText>
            </w:r>
          </w:ins>
          <w:r>
            <w:rPr>
              <w:noProof/>
              <w:webHidden/>
            </w:rPr>
          </w:r>
          <w:r>
            <w:rPr>
              <w:noProof/>
              <w:webHidden/>
            </w:rPr>
            <w:fldChar w:fldCharType="separate"/>
          </w:r>
          <w:ins w:id="97" w:author="ASUS MAXIMUS IX HERO" w:date="2026-03-01T21:18:00Z">
            <w:r>
              <w:rPr>
                <w:noProof/>
                <w:webHidden/>
              </w:rPr>
              <w:t>32</w:t>
            </w:r>
            <w:r>
              <w:rPr>
                <w:noProof/>
                <w:webHidden/>
              </w:rPr>
              <w:fldChar w:fldCharType="end"/>
            </w:r>
            <w:r w:rsidRPr="009B4E10">
              <w:rPr>
                <w:rStyle w:val="Hyperlink"/>
                <w:noProof/>
              </w:rPr>
              <w:fldChar w:fldCharType="end"/>
            </w:r>
          </w:ins>
        </w:p>
        <w:p w:rsidR="00735291" w:rsidRDefault="00735291">
          <w:pPr>
            <w:pStyle w:val="TOC3"/>
            <w:tabs>
              <w:tab w:val="right" w:leader="dot" w:pos="9350"/>
            </w:tabs>
            <w:rPr>
              <w:ins w:id="98" w:author="ASUS MAXIMUS IX HERO" w:date="2026-03-01T21:18:00Z"/>
              <w:noProof/>
              <w:sz w:val="22"/>
              <w:szCs w:val="22"/>
              <w:lang w:eastAsia="en-US"/>
            </w:rPr>
          </w:pPr>
          <w:ins w:id="99" w:author="ASUS MAXIMUS IX HERO" w:date="2026-03-01T21:18:00Z">
            <w:r w:rsidRPr="009B4E10">
              <w:rPr>
                <w:rStyle w:val="Hyperlink"/>
                <w:noProof/>
              </w:rPr>
              <w:lastRenderedPageBreak/>
              <w:fldChar w:fldCharType="begin"/>
            </w:r>
            <w:r w:rsidRPr="009B4E10">
              <w:rPr>
                <w:rStyle w:val="Hyperlink"/>
                <w:noProof/>
              </w:rPr>
              <w:instrText xml:space="preserve"> </w:instrText>
            </w:r>
            <w:r>
              <w:rPr>
                <w:noProof/>
              </w:rPr>
              <w:instrText>HYPERLINK \l "_Toc223292351"</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Training Procedure</w:t>
            </w:r>
            <w:r>
              <w:rPr>
                <w:noProof/>
                <w:webHidden/>
              </w:rPr>
              <w:tab/>
            </w:r>
            <w:r>
              <w:rPr>
                <w:noProof/>
                <w:webHidden/>
              </w:rPr>
              <w:fldChar w:fldCharType="begin"/>
            </w:r>
            <w:r>
              <w:rPr>
                <w:noProof/>
                <w:webHidden/>
              </w:rPr>
              <w:instrText xml:space="preserve"> PAGEREF _Toc223292351 \h </w:instrText>
            </w:r>
          </w:ins>
          <w:r>
            <w:rPr>
              <w:noProof/>
              <w:webHidden/>
            </w:rPr>
          </w:r>
          <w:r>
            <w:rPr>
              <w:noProof/>
              <w:webHidden/>
            </w:rPr>
            <w:fldChar w:fldCharType="separate"/>
          </w:r>
          <w:ins w:id="100" w:author="ASUS MAXIMUS IX HERO" w:date="2026-03-01T21:18:00Z">
            <w:r>
              <w:rPr>
                <w:noProof/>
                <w:webHidden/>
              </w:rPr>
              <w:t>33</w:t>
            </w:r>
            <w:r>
              <w:rPr>
                <w:noProof/>
                <w:webHidden/>
              </w:rPr>
              <w:fldChar w:fldCharType="end"/>
            </w:r>
            <w:r w:rsidRPr="009B4E10">
              <w:rPr>
                <w:rStyle w:val="Hyperlink"/>
                <w:noProof/>
              </w:rPr>
              <w:fldChar w:fldCharType="end"/>
            </w:r>
          </w:ins>
        </w:p>
        <w:p w:rsidR="00735291" w:rsidRDefault="00735291">
          <w:pPr>
            <w:pStyle w:val="TOC3"/>
            <w:tabs>
              <w:tab w:val="right" w:leader="dot" w:pos="9350"/>
            </w:tabs>
            <w:rPr>
              <w:ins w:id="101" w:author="ASUS MAXIMUS IX HERO" w:date="2026-03-01T21:18:00Z"/>
              <w:noProof/>
              <w:sz w:val="22"/>
              <w:szCs w:val="22"/>
              <w:lang w:eastAsia="en-US"/>
            </w:rPr>
          </w:pPr>
          <w:ins w:id="102"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"_Toc223292352"</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Model Evaluation</w:t>
            </w:r>
            <w:r>
              <w:rPr>
                <w:noProof/>
                <w:webHidden/>
              </w:rPr>
              <w:tab/>
            </w:r>
            <w:r>
              <w:rPr>
                <w:noProof/>
                <w:webHidden/>
              </w:rPr>
              <w:fldChar w:fldCharType="begin"/>
            </w:r>
            <w:r>
              <w:rPr>
                <w:noProof/>
                <w:webHidden/>
              </w:rPr>
              <w:instrText xml:space="preserve"> PAGEREF _Toc223292352 \h </w:instrText>
            </w:r>
          </w:ins>
          <w:r>
            <w:rPr>
              <w:noProof/>
              <w:webHidden/>
            </w:rPr>
          </w:r>
          <w:r>
            <w:rPr>
              <w:noProof/>
              <w:webHidden/>
            </w:rPr>
            <w:fldChar w:fldCharType="separate"/>
          </w:r>
          <w:ins w:id="103" w:author="ASUS MAXIMUS IX HERO" w:date="2026-03-01T21:18:00Z">
            <w:r>
              <w:rPr>
                <w:noProof/>
                <w:webHidden/>
              </w:rPr>
              <w:t>33</w:t>
            </w:r>
            <w:r>
              <w:rPr>
                <w:noProof/>
                <w:webHidden/>
              </w:rPr>
              <w:fldChar w:fldCharType="end"/>
            </w:r>
            <w:r w:rsidRPr="009B4E10">
              <w:rPr>
                <w:rStyle w:val="Hyperlink"/>
                <w:noProof/>
              </w:rPr>
              <w:fldChar w:fldCharType="end"/>
            </w:r>
          </w:ins>
        </w:p>
        <w:p w:rsidR="00735291" w:rsidRDefault="00735291">
          <w:pPr>
            <w:pStyle w:val="TOC3"/>
            <w:tabs>
              <w:tab w:val="right" w:leader="dot" w:pos="9350"/>
            </w:tabs>
            <w:rPr>
              <w:ins w:id="104" w:author="ASUS MAXIMUS IX HERO" w:date="2026-03-01T21:18:00Z"/>
              <w:noProof/>
              <w:sz w:val="22"/>
              <w:szCs w:val="22"/>
              <w:lang w:eastAsia="en-US"/>
            </w:rPr>
          </w:pPr>
          <w:ins w:id="105"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"_Toc223292353"</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Fixed-Point Quantization</w:t>
            </w:r>
            <w:r>
              <w:rPr>
                <w:noProof/>
                <w:webHidden/>
              </w:rPr>
              <w:tab/>
            </w:r>
            <w:r>
              <w:rPr>
                <w:noProof/>
                <w:webHidden/>
              </w:rPr>
              <w:fldChar w:fldCharType="begin"/>
            </w:r>
            <w:r>
              <w:rPr>
                <w:noProof/>
                <w:webHidden/>
              </w:rPr>
              <w:instrText xml:space="preserve"> PAGEREF _Toc223292353 \h </w:instrText>
            </w:r>
          </w:ins>
          <w:r>
            <w:rPr>
              <w:noProof/>
              <w:webHidden/>
            </w:rPr>
          </w:r>
          <w:r>
            <w:rPr>
              <w:noProof/>
              <w:webHidden/>
            </w:rPr>
            <w:fldChar w:fldCharType="separate"/>
          </w:r>
          <w:ins w:id="106" w:author="ASUS MAXIMUS IX HERO" w:date="2026-03-01T21:18:00Z">
            <w:r>
              <w:rPr>
                <w:noProof/>
                <w:webHidden/>
              </w:rPr>
              <w:t>34</w:t>
            </w:r>
            <w:r>
              <w:rPr>
                <w:noProof/>
                <w:webHidden/>
              </w:rPr>
              <w:fldChar w:fldCharType="end"/>
            </w:r>
            <w:r w:rsidRPr="009B4E10">
              <w:rPr>
                <w:rStyle w:val="Hyperlink"/>
                <w:noProof/>
              </w:rPr>
              <w:fldChar w:fldCharType="end"/>
            </w:r>
          </w:ins>
        </w:p>
        <w:p w:rsidR="00735291" w:rsidRDefault="00735291">
          <w:pPr>
            <w:pStyle w:val="TOC3"/>
            <w:tabs>
              <w:tab w:val="right" w:leader="dot" w:pos="9350"/>
            </w:tabs>
            <w:rPr>
              <w:ins w:id="107" w:author="ASUS MAXIMUS IX HERO" w:date="2026-03-01T21:18:00Z"/>
              <w:noProof/>
              <w:sz w:val="22"/>
              <w:szCs w:val="22"/>
              <w:lang w:eastAsia="en-US"/>
            </w:rPr>
          </w:pPr>
          <w:ins w:id="108"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"_Toc223292354"</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Sigmoid LUT Generation</w:t>
            </w:r>
            <w:r>
              <w:rPr>
                <w:noProof/>
                <w:webHidden/>
              </w:rPr>
              <w:tab/>
            </w:r>
            <w:r>
              <w:rPr>
                <w:noProof/>
                <w:webHidden/>
              </w:rPr>
              <w:fldChar w:fldCharType="begin"/>
            </w:r>
            <w:r>
              <w:rPr>
                <w:noProof/>
                <w:webHidden/>
              </w:rPr>
              <w:instrText xml:space="preserve"> PAGEREF _Toc223292354 \h </w:instrText>
            </w:r>
          </w:ins>
          <w:r>
            <w:rPr>
              <w:noProof/>
              <w:webHidden/>
            </w:rPr>
          </w:r>
          <w:r>
            <w:rPr>
              <w:noProof/>
              <w:webHidden/>
            </w:rPr>
            <w:fldChar w:fldCharType="separate"/>
          </w:r>
          <w:ins w:id="109" w:author="ASUS MAXIMUS IX HERO" w:date="2026-03-01T21:18:00Z">
            <w:r>
              <w:rPr>
                <w:noProof/>
                <w:webHidden/>
              </w:rPr>
              <w:t>34</w:t>
            </w:r>
            <w:r>
              <w:rPr>
                <w:noProof/>
                <w:webHidden/>
              </w:rPr>
              <w:fldChar w:fldCharType="end"/>
            </w:r>
            <w:r w:rsidRPr="009B4E10">
              <w:rPr>
                <w:rStyle w:val="Hyperlink"/>
                <w:noProof/>
              </w:rPr>
              <w:fldChar w:fldCharType="end"/>
            </w:r>
          </w:ins>
        </w:p>
        <w:p w:rsidR="00735291" w:rsidRDefault="00735291">
          <w:pPr>
            <w:pStyle w:val="TOC3"/>
            <w:tabs>
              <w:tab w:val="right" w:leader="dot" w:pos="9350"/>
            </w:tabs>
            <w:rPr>
              <w:ins w:id="110" w:author="ASUS MAXIMUS IX HERO" w:date="2026-03-01T21:18:00Z"/>
              <w:noProof/>
              <w:sz w:val="22"/>
              <w:szCs w:val="22"/>
              <w:lang w:eastAsia="en-US"/>
            </w:rPr>
          </w:pPr>
          <w:ins w:id="111"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"_Toc223292355"</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Hardware–Software Co-Design Flow</w:t>
            </w:r>
            <w:r>
              <w:rPr>
                <w:noProof/>
                <w:webHidden/>
              </w:rPr>
              <w:tab/>
            </w:r>
            <w:r>
              <w:rPr>
                <w:noProof/>
                <w:webHidden/>
              </w:rPr>
              <w:fldChar w:fldCharType="begin"/>
            </w:r>
            <w:r>
              <w:rPr>
                <w:noProof/>
                <w:webHidden/>
              </w:rPr>
              <w:instrText xml:space="preserve"> PAGEREF _Toc223292355 \h </w:instrText>
            </w:r>
          </w:ins>
          <w:r>
            <w:rPr>
              <w:noProof/>
              <w:webHidden/>
            </w:rPr>
          </w:r>
          <w:r>
            <w:rPr>
              <w:noProof/>
              <w:webHidden/>
            </w:rPr>
            <w:fldChar w:fldCharType="separate"/>
          </w:r>
          <w:ins w:id="112" w:author="ASUS MAXIMUS IX HERO" w:date="2026-03-01T21:18:00Z">
            <w:r>
              <w:rPr>
                <w:noProof/>
                <w:webHidden/>
              </w:rPr>
              <w:t>35</w:t>
            </w:r>
            <w:r>
              <w:rPr>
                <w:noProof/>
                <w:webHidden/>
              </w:rPr>
              <w:fldChar w:fldCharType="end"/>
            </w:r>
            <w:r w:rsidRPr="009B4E10">
              <w:rPr>
                <w:rStyle w:val="Hyperlink"/>
                <w:noProof/>
              </w:rPr>
              <w:fldChar w:fldCharType="end"/>
            </w:r>
          </w:ins>
        </w:p>
        <w:p w:rsidR="00735291" w:rsidRDefault="00735291">
          <w:pPr>
            <w:pStyle w:val="TOC1"/>
            <w:tabs>
              <w:tab w:val="right" w:leader="dot" w:pos="9350"/>
            </w:tabs>
            <w:rPr>
              <w:ins w:id="113" w:author="ASUS MAXIMUS IX HERO" w:date="2026-03-01T21:18:00Z"/>
              <w:noProof/>
              <w:sz w:val="22"/>
              <w:szCs w:val="22"/>
              <w:lang w:eastAsia="en-US"/>
            </w:rPr>
          </w:pPr>
          <w:ins w:id="114"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"_Toc223292356"</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FPGA Implementation</w:t>
            </w:r>
            <w:r>
              <w:rPr>
                <w:noProof/>
                <w:webHidden/>
              </w:rPr>
              <w:tab/>
            </w:r>
            <w:r>
              <w:rPr>
                <w:noProof/>
                <w:webHidden/>
              </w:rPr>
              <w:fldChar w:fldCharType="begin"/>
            </w:r>
            <w:r>
              <w:rPr>
                <w:noProof/>
                <w:webHidden/>
              </w:rPr>
              <w:instrText xml:space="preserve"> PAGEREF _Toc223292356 \h </w:instrText>
            </w:r>
          </w:ins>
          <w:r>
            <w:rPr>
              <w:noProof/>
              <w:webHidden/>
            </w:rPr>
          </w:r>
          <w:r>
            <w:rPr>
              <w:noProof/>
              <w:webHidden/>
            </w:rPr>
            <w:fldChar w:fldCharType="separate"/>
          </w:r>
          <w:ins w:id="115" w:author="ASUS MAXIMUS IX HERO" w:date="2026-03-01T21:18:00Z">
            <w:r>
              <w:rPr>
                <w:noProof/>
                <w:webHidden/>
              </w:rPr>
              <w:t>35</w:t>
            </w:r>
            <w:r>
              <w:rPr>
                <w:noProof/>
                <w:webHidden/>
              </w:rPr>
              <w:fldChar w:fldCharType="end"/>
            </w:r>
            <w:r w:rsidRPr="009B4E10">
              <w:rPr>
                <w:rStyle w:val="Hyperlink"/>
                <w:noProof/>
              </w:rPr>
              <w:fldChar w:fldCharType="end"/>
            </w:r>
          </w:ins>
        </w:p>
        <w:p w:rsidR="00735291" w:rsidRDefault="00735291">
          <w:pPr>
            <w:pStyle w:val="TOC2"/>
            <w:tabs>
              <w:tab w:val="right" w:leader="dot" w:pos="9350"/>
            </w:tabs>
            <w:rPr>
              <w:ins w:id="116" w:author="ASUS MAXIMUS IX HERO" w:date="2026-03-01T21:18:00Z"/>
              <w:noProof/>
              <w:sz w:val="22"/>
              <w:szCs w:val="22"/>
              <w:lang w:eastAsia="en-US"/>
            </w:rPr>
          </w:pPr>
          <w:ins w:id="117"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"_Toc223292357"</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Architecture Overview</w:t>
            </w:r>
            <w:r>
              <w:rPr>
                <w:noProof/>
                <w:webHidden/>
              </w:rPr>
              <w:tab/>
            </w:r>
            <w:r>
              <w:rPr>
                <w:noProof/>
                <w:webHidden/>
              </w:rPr>
              <w:fldChar w:fldCharType="begin"/>
            </w:r>
            <w:r>
              <w:rPr>
                <w:noProof/>
                <w:webHidden/>
              </w:rPr>
              <w:instrText xml:space="preserve"> PAGEREF _Toc223292357 \h </w:instrText>
            </w:r>
          </w:ins>
          <w:r>
            <w:rPr>
              <w:noProof/>
              <w:webHidden/>
            </w:rPr>
          </w:r>
          <w:r>
            <w:rPr>
              <w:noProof/>
              <w:webHidden/>
            </w:rPr>
            <w:fldChar w:fldCharType="separate"/>
          </w:r>
          <w:ins w:id="118" w:author="ASUS MAXIMUS IX HERO" w:date="2026-03-01T21:18:00Z">
            <w:r>
              <w:rPr>
                <w:noProof/>
                <w:webHidden/>
              </w:rPr>
              <w:t>35</w:t>
            </w:r>
            <w:r>
              <w:rPr>
                <w:noProof/>
                <w:webHidden/>
              </w:rPr>
              <w:fldChar w:fldCharType="end"/>
            </w:r>
            <w:r w:rsidRPr="009B4E10">
              <w:rPr>
                <w:rStyle w:val="Hyperlink"/>
                <w:noProof/>
              </w:rPr>
              <w:fldChar w:fldCharType="end"/>
            </w:r>
          </w:ins>
        </w:p>
        <w:p w:rsidR="00735291" w:rsidRDefault="00735291">
          <w:pPr>
            <w:pStyle w:val="TOC2"/>
            <w:tabs>
              <w:tab w:val="right" w:leader="dot" w:pos="9350"/>
            </w:tabs>
            <w:rPr>
              <w:ins w:id="119" w:author="ASUS MAXIMUS IX HERO" w:date="2026-03-01T21:18:00Z"/>
              <w:noProof/>
              <w:sz w:val="22"/>
              <w:szCs w:val="22"/>
              <w:lang w:eastAsia="en-US"/>
            </w:rPr>
          </w:pPr>
          <w:ins w:id="120"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"_Toc223292358"</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VHDL Modules</w:t>
            </w:r>
            <w:r>
              <w:rPr>
                <w:noProof/>
                <w:webHidden/>
              </w:rPr>
              <w:tab/>
            </w:r>
            <w:r>
              <w:rPr>
                <w:noProof/>
                <w:webHidden/>
              </w:rPr>
              <w:fldChar w:fldCharType="begin"/>
            </w:r>
            <w:r>
              <w:rPr>
                <w:noProof/>
                <w:webHidden/>
              </w:rPr>
              <w:instrText xml:space="preserve"> PAGEREF _Toc223292358 \h </w:instrText>
            </w:r>
          </w:ins>
          <w:r>
            <w:rPr>
              <w:noProof/>
              <w:webHidden/>
            </w:rPr>
          </w:r>
          <w:r>
            <w:rPr>
              <w:noProof/>
              <w:webHidden/>
            </w:rPr>
            <w:fldChar w:fldCharType="separate"/>
          </w:r>
          <w:ins w:id="121" w:author="ASUS MAXIMUS IX HERO" w:date="2026-03-01T21:18:00Z">
            <w:r>
              <w:rPr>
                <w:noProof/>
                <w:webHidden/>
              </w:rPr>
              <w:t>36</w:t>
            </w:r>
            <w:r>
              <w:rPr>
                <w:noProof/>
                <w:webHidden/>
              </w:rPr>
              <w:fldChar w:fldCharType="end"/>
            </w:r>
            <w:r w:rsidRPr="009B4E10">
              <w:rPr>
                <w:rStyle w:val="Hyperlink"/>
                <w:noProof/>
              </w:rPr>
              <w:fldChar w:fldCharType="end"/>
            </w:r>
          </w:ins>
        </w:p>
        <w:p w:rsidR="00735291" w:rsidRDefault="00735291">
          <w:pPr>
            <w:pStyle w:val="TOC3"/>
            <w:tabs>
              <w:tab w:val="right" w:leader="dot" w:pos="9350"/>
            </w:tabs>
            <w:rPr>
              <w:ins w:id="122" w:author="ASUS MAXIMUS IX HERO" w:date="2026-03-01T21:18:00Z"/>
              <w:noProof/>
              <w:sz w:val="22"/>
              <w:szCs w:val="22"/>
              <w:lang w:eastAsia="en-US"/>
            </w:rPr>
          </w:pPr>
          <w:ins w:id="123"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"_Toc223292359"</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Simulation</w:t>
            </w:r>
            <w:r>
              <w:rPr>
                <w:noProof/>
                <w:webHidden/>
              </w:rPr>
              <w:tab/>
            </w:r>
            <w:r>
              <w:rPr>
                <w:noProof/>
                <w:webHidden/>
              </w:rPr>
              <w:fldChar w:fldCharType="begin"/>
            </w:r>
            <w:r>
              <w:rPr>
                <w:noProof/>
                <w:webHidden/>
              </w:rPr>
              <w:instrText xml:space="preserve"> PAGEREF _Toc223292359 \h </w:instrText>
            </w:r>
          </w:ins>
          <w:r>
            <w:rPr>
              <w:noProof/>
              <w:webHidden/>
            </w:rPr>
          </w:r>
          <w:r>
            <w:rPr>
              <w:noProof/>
              <w:webHidden/>
            </w:rPr>
            <w:fldChar w:fldCharType="separate"/>
          </w:r>
          <w:ins w:id="124" w:author="ASUS MAXIMUS IX HERO" w:date="2026-03-01T21:18:00Z">
            <w:r>
              <w:rPr>
                <w:noProof/>
                <w:webHidden/>
              </w:rPr>
              <w:t>38</w:t>
            </w:r>
            <w:r>
              <w:rPr>
                <w:noProof/>
                <w:webHidden/>
              </w:rPr>
              <w:fldChar w:fldCharType="end"/>
            </w:r>
            <w:r w:rsidRPr="009B4E10">
              <w:rPr>
                <w:rStyle w:val="Hyperlink"/>
                <w:noProof/>
              </w:rPr>
              <w:fldChar w:fldCharType="end"/>
            </w:r>
          </w:ins>
        </w:p>
        <w:p w:rsidR="00735291" w:rsidRDefault="00735291">
          <w:pPr>
            <w:pStyle w:val="TOC3"/>
            <w:tabs>
              <w:tab w:val="right" w:leader="dot" w:pos="9350"/>
            </w:tabs>
            <w:rPr>
              <w:ins w:id="125" w:author="ASUS MAXIMUS IX HERO" w:date="2026-03-01T21:18:00Z"/>
              <w:noProof/>
              <w:sz w:val="22"/>
              <w:szCs w:val="22"/>
              <w:lang w:eastAsia="en-US"/>
            </w:rPr>
          </w:pPr>
          <w:ins w:id="126"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"_Toc223292360"</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Synthesis and Implementation (Vivado Integration)</w:t>
            </w:r>
            <w:r>
              <w:rPr>
                <w:noProof/>
                <w:webHidden/>
              </w:rPr>
              <w:tab/>
            </w:r>
            <w:r>
              <w:rPr>
                <w:noProof/>
                <w:webHidden/>
              </w:rPr>
              <w:fldChar w:fldCharType="begin"/>
            </w:r>
            <w:r>
              <w:rPr>
                <w:noProof/>
                <w:webHidden/>
              </w:rPr>
              <w:instrText xml:space="preserve"> PAGEREF _Toc223292360 \h </w:instrText>
            </w:r>
          </w:ins>
          <w:r>
            <w:rPr>
              <w:noProof/>
              <w:webHidden/>
            </w:rPr>
          </w:r>
          <w:r>
            <w:rPr>
              <w:noProof/>
              <w:webHidden/>
            </w:rPr>
            <w:fldChar w:fldCharType="separate"/>
          </w:r>
          <w:ins w:id="127" w:author="ASUS MAXIMUS IX HERO" w:date="2026-03-01T21:18:00Z">
            <w:r>
              <w:rPr>
                <w:noProof/>
                <w:webHidden/>
              </w:rPr>
              <w:t>39</w:t>
            </w:r>
            <w:r>
              <w:rPr>
                <w:noProof/>
                <w:webHidden/>
              </w:rPr>
              <w:fldChar w:fldCharType="end"/>
            </w:r>
            <w:r w:rsidRPr="009B4E10">
              <w:rPr>
                <w:rStyle w:val="Hyperlink"/>
                <w:noProof/>
              </w:rPr>
              <w:fldChar w:fldCharType="end"/>
            </w:r>
          </w:ins>
        </w:p>
        <w:p w:rsidR="00735291" w:rsidRDefault="00735291">
          <w:pPr>
            <w:pStyle w:val="TOC3"/>
            <w:tabs>
              <w:tab w:val="right" w:leader="dot" w:pos="9350"/>
            </w:tabs>
            <w:rPr>
              <w:ins w:id="128" w:author="ASUS MAXIMUS IX HERO" w:date="2026-03-01T21:18:00Z"/>
              <w:noProof/>
              <w:sz w:val="22"/>
              <w:szCs w:val="22"/>
              <w:lang w:eastAsia="en-US"/>
            </w:rPr>
          </w:pPr>
          <w:ins w:id="129"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"_Toc223292361"</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Resource/Performance Considerations</w:t>
            </w:r>
            <w:r>
              <w:rPr>
                <w:noProof/>
                <w:webHidden/>
              </w:rPr>
              <w:tab/>
            </w:r>
            <w:r>
              <w:rPr>
                <w:noProof/>
                <w:webHidden/>
              </w:rPr>
              <w:fldChar w:fldCharType="begin"/>
            </w:r>
            <w:r>
              <w:rPr>
                <w:noProof/>
                <w:webHidden/>
              </w:rPr>
              <w:instrText xml:space="preserve"> PAGEREF _Toc223292361 \h </w:instrText>
            </w:r>
          </w:ins>
          <w:r>
            <w:rPr>
              <w:noProof/>
              <w:webHidden/>
            </w:rPr>
          </w:r>
          <w:r>
            <w:rPr>
              <w:noProof/>
              <w:webHidden/>
            </w:rPr>
            <w:fldChar w:fldCharType="separate"/>
          </w:r>
          <w:ins w:id="130" w:author="ASUS MAXIMUS IX HERO" w:date="2026-03-01T21:18:00Z">
            <w:r>
              <w:rPr>
                <w:noProof/>
                <w:webHidden/>
              </w:rPr>
              <w:t>39</w:t>
            </w:r>
            <w:r>
              <w:rPr>
                <w:noProof/>
                <w:webHidden/>
              </w:rPr>
              <w:fldChar w:fldCharType="end"/>
            </w:r>
            <w:r w:rsidRPr="009B4E10">
              <w:rPr>
                <w:rStyle w:val="Hyperlink"/>
                <w:noProof/>
              </w:rPr>
              <w:fldChar w:fldCharType="end"/>
            </w:r>
          </w:ins>
        </w:p>
        <w:p w:rsidR="00735291" w:rsidRDefault="00735291">
          <w:pPr>
            <w:pStyle w:val="TOC1"/>
            <w:tabs>
              <w:tab w:val="right" w:leader="dot" w:pos="9350"/>
            </w:tabs>
            <w:rPr>
              <w:ins w:id="131" w:author="ASUS MAXIMUS IX HERO" w:date="2026-03-01T21:18:00Z"/>
              <w:noProof/>
              <w:sz w:val="22"/>
              <w:szCs w:val="22"/>
              <w:lang w:eastAsia="en-US"/>
            </w:rPr>
          </w:pPr>
          <w:ins w:id="132"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"_Toc223292362"</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Results and Evaluation</w:t>
            </w:r>
            <w:r>
              <w:rPr>
                <w:noProof/>
                <w:webHidden/>
              </w:rPr>
              <w:tab/>
            </w:r>
            <w:r>
              <w:rPr>
                <w:noProof/>
                <w:webHidden/>
              </w:rPr>
              <w:fldChar w:fldCharType="begin"/>
            </w:r>
            <w:r>
              <w:rPr>
                <w:noProof/>
                <w:webHidden/>
              </w:rPr>
              <w:instrText xml:space="preserve"> PAGEREF _Toc223292362 \h </w:instrText>
            </w:r>
          </w:ins>
          <w:r>
            <w:rPr>
              <w:noProof/>
              <w:webHidden/>
            </w:rPr>
          </w:r>
          <w:r>
            <w:rPr>
              <w:noProof/>
              <w:webHidden/>
            </w:rPr>
            <w:fldChar w:fldCharType="separate"/>
          </w:r>
          <w:ins w:id="133" w:author="ASUS MAXIMUS IX HERO" w:date="2026-03-01T21:18:00Z">
            <w:r>
              <w:rPr>
                <w:noProof/>
                <w:webHidden/>
              </w:rPr>
              <w:t>40</w:t>
            </w:r>
            <w:r>
              <w:rPr>
                <w:noProof/>
                <w:webHidden/>
              </w:rPr>
              <w:fldChar w:fldCharType="end"/>
            </w:r>
            <w:r w:rsidRPr="009B4E10">
              <w:rPr>
                <w:rStyle w:val="Hyperlink"/>
                <w:noProof/>
              </w:rPr>
              <w:fldChar w:fldCharType="end"/>
            </w:r>
          </w:ins>
        </w:p>
        <w:p w:rsidR="00735291" w:rsidRDefault="00735291">
          <w:pPr>
            <w:pStyle w:val="TOC3"/>
            <w:tabs>
              <w:tab w:val="right" w:leader="dot" w:pos="9350"/>
            </w:tabs>
            <w:rPr>
              <w:ins w:id="134" w:author="ASUS MAXIMUS IX HERO" w:date="2026-03-01T21:18:00Z"/>
              <w:noProof/>
              <w:sz w:val="22"/>
              <w:szCs w:val="22"/>
              <w:lang w:eastAsia="en-US"/>
            </w:rPr>
          </w:pPr>
          <w:ins w:id="135"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"_Toc223292363"</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1) Classification Metrics</w:t>
            </w:r>
            <w:r>
              <w:rPr>
                <w:noProof/>
                <w:webHidden/>
              </w:rPr>
              <w:tab/>
            </w:r>
            <w:r>
              <w:rPr>
                <w:noProof/>
                <w:webHidden/>
              </w:rPr>
              <w:fldChar w:fldCharType="begin"/>
            </w:r>
            <w:r>
              <w:rPr>
                <w:noProof/>
                <w:webHidden/>
              </w:rPr>
              <w:instrText xml:space="preserve"> PAGEREF _Toc223292363 \h </w:instrText>
            </w:r>
          </w:ins>
          <w:r>
            <w:rPr>
              <w:noProof/>
              <w:webHidden/>
            </w:rPr>
          </w:r>
          <w:r>
            <w:rPr>
              <w:noProof/>
              <w:webHidden/>
            </w:rPr>
            <w:fldChar w:fldCharType="separate"/>
          </w:r>
          <w:ins w:id="136" w:author="ASUS MAXIMUS IX HERO" w:date="2026-03-01T21:18:00Z">
            <w:r>
              <w:rPr>
                <w:noProof/>
                <w:webHidden/>
              </w:rPr>
              <w:t>41</w:t>
            </w:r>
            <w:r>
              <w:rPr>
                <w:noProof/>
                <w:webHidden/>
              </w:rPr>
              <w:fldChar w:fldCharType="end"/>
            </w:r>
            <w:r w:rsidRPr="009B4E10">
              <w:rPr>
                <w:rStyle w:val="Hyperlink"/>
                <w:noProof/>
              </w:rPr>
              <w:fldChar w:fldCharType="end"/>
            </w:r>
          </w:ins>
        </w:p>
        <w:p w:rsidR="00735291" w:rsidRDefault="00735291">
          <w:pPr>
            <w:pStyle w:val="TOC3"/>
            <w:tabs>
              <w:tab w:val="right" w:leader="dot" w:pos="9350"/>
            </w:tabs>
            <w:rPr>
              <w:ins w:id="137" w:author="ASUS MAXIMUS IX HERO" w:date="2026-03-01T21:18:00Z"/>
              <w:noProof/>
              <w:sz w:val="22"/>
              <w:szCs w:val="22"/>
              <w:lang w:eastAsia="en-US"/>
            </w:rPr>
          </w:pPr>
          <w:ins w:id="138"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"_Toc223292364"</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2) Fixed- vs Floating-Point Evaluation</w:t>
            </w:r>
            <w:r>
              <w:rPr>
                <w:noProof/>
                <w:webHidden/>
              </w:rPr>
              <w:tab/>
            </w:r>
            <w:r>
              <w:rPr>
                <w:noProof/>
                <w:webHidden/>
              </w:rPr>
              <w:fldChar w:fldCharType="begin"/>
            </w:r>
            <w:r>
              <w:rPr>
                <w:noProof/>
                <w:webHidden/>
              </w:rPr>
              <w:instrText xml:space="preserve"> PAGEREF _Toc223292364 \h </w:instrText>
            </w:r>
          </w:ins>
          <w:r>
            <w:rPr>
              <w:noProof/>
              <w:webHidden/>
            </w:rPr>
          </w:r>
          <w:r>
            <w:rPr>
              <w:noProof/>
              <w:webHidden/>
            </w:rPr>
            <w:fldChar w:fldCharType="separate"/>
          </w:r>
          <w:ins w:id="139" w:author="ASUS MAXIMUS IX HERO" w:date="2026-03-01T21:18:00Z">
            <w:r>
              <w:rPr>
                <w:noProof/>
                <w:webHidden/>
              </w:rPr>
              <w:t>44</w:t>
            </w:r>
            <w:r>
              <w:rPr>
                <w:noProof/>
                <w:webHidden/>
              </w:rPr>
              <w:fldChar w:fldCharType="end"/>
            </w:r>
            <w:r w:rsidRPr="009B4E10">
              <w:rPr>
                <w:rStyle w:val="Hyperlink"/>
                <w:noProof/>
              </w:rPr>
              <w:fldChar w:fldCharType="end"/>
            </w:r>
          </w:ins>
        </w:p>
        <w:p w:rsidR="00735291" w:rsidRDefault="00735291">
          <w:pPr>
            <w:pStyle w:val="TOC3"/>
            <w:tabs>
              <w:tab w:val="right" w:leader="dot" w:pos="9350"/>
            </w:tabs>
            <w:rPr>
              <w:ins w:id="140" w:author="ASUS MAXIMUS IX HERO" w:date="2026-03-01T21:18:00Z"/>
              <w:noProof/>
              <w:sz w:val="22"/>
              <w:szCs w:val="22"/>
              <w:lang w:eastAsia="en-US"/>
            </w:rPr>
          </w:pPr>
          <w:ins w:id="141"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"_Toc223292365"</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3) FPGA Utilization and Timing</w:t>
            </w:r>
            <w:r>
              <w:rPr>
                <w:noProof/>
                <w:webHidden/>
              </w:rPr>
              <w:tab/>
            </w:r>
            <w:r>
              <w:rPr>
                <w:noProof/>
                <w:webHidden/>
              </w:rPr>
              <w:fldChar w:fldCharType="begin"/>
            </w:r>
            <w:r>
              <w:rPr>
                <w:noProof/>
                <w:webHidden/>
              </w:rPr>
              <w:instrText xml:space="preserve"> PAGEREF _Toc223292365 \h </w:instrText>
            </w:r>
          </w:ins>
          <w:r>
            <w:rPr>
              <w:noProof/>
              <w:webHidden/>
            </w:rPr>
          </w:r>
          <w:r>
            <w:rPr>
              <w:noProof/>
              <w:webHidden/>
            </w:rPr>
            <w:fldChar w:fldCharType="separate"/>
          </w:r>
          <w:ins w:id="142" w:author="ASUS MAXIMUS IX HERO" w:date="2026-03-01T21:18:00Z">
            <w:r>
              <w:rPr>
                <w:noProof/>
                <w:webHidden/>
              </w:rPr>
              <w:t>46</w:t>
            </w:r>
            <w:r>
              <w:rPr>
                <w:noProof/>
                <w:webHidden/>
              </w:rPr>
              <w:fldChar w:fldCharType="end"/>
            </w:r>
            <w:r w:rsidRPr="009B4E10">
              <w:rPr>
                <w:rStyle w:val="Hyperlink"/>
                <w:noProof/>
              </w:rPr>
              <w:fldChar w:fldCharType="end"/>
            </w:r>
          </w:ins>
        </w:p>
        <w:p w:rsidR="00735291" w:rsidRDefault="00735291">
          <w:pPr>
            <w:pStyle w:val="TOC3"/>
            <w:tabs>
              <w:tab w:val="right" w:leader="dot" w:pos="9350"/>
            </w:tabs>
            <w:rPr>
              <w:ins w:id="143" w:author="ASUS MAXIMUS IX HERO" w:date="2026-03-01T21:18:00Z"/>
              <w:noProof/>
              <w:sz w:val="22"/>
              <w:szCs w:val="22"/>
              <w:lang w:eastAsia="en-US"/>
            </w:rPr>
          </w:pPr>
          <w:ins w:id="144"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"_Toc223292366"</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Summary</w:t>
            </w:r>
            <w:r>
              <w:rPr>
                <w:noProof/>
                <w:webHidden/>
              </w:rPr>
              <w:tab/>
            </w:r>
            <w:r>
              <w:rPr>
                <w:noProof/>
                <w:webHidden/>
              </w:rPr>
              <w:fldChar w:fldCharType="begin"/>
            </w:r>
            <w:r>
              <w:rPr>
                <w:noProof/>
                <w:webHidden/>
              </w:rPr>
              <w:instrText xml:space="preserve"> PAGEREF _Toc223292366 \h </w:instrText>
            </w:r>
          </w:ins>
          <w:r>
            <w:rPr>
              <w:noProof/>
              <w:webHidden/>
            </w:rPr>
          </w:r>
          <w:r>
            <w:rPr>
              <w:noProof/>
              <w:webHidden/>
            </w:rPr>
            <w:fldChar w:fldCharType="separate"/>
          </w:r>
          <w:ins w:id="145" w:author="ASUS MAXIMUS IX HERO" w:date="2026-03-01T21:18:00Z">
            <w:r>
              <w:rPr>
                <w:noProof/>
                <w:webHidden/>
              </w:rPr>
              <w:t>50</w:t>
            </w:r>
            <w:r>
              <w:rPr>
                <w:noProof/>
                <w:webHidden/>
              </w:rPr>
              <w:fldChar w:fldCharType="end"/>
            </w:r>
            <w:r w:rsidRPr="009B4E10">
              <w:rPr>
                <w:rStyle w:val="Hyperlink"/>
                <w:noProof/>
              </w:rPr>
              <w:fldChar w:fldCharType="end"/>
            </w:r>
          </w:ins>
        </w:p>
        <w:p w:rsidR="00735291" w:rsidRDefault="00735291">
          <w:pPr>
            <w:pStyle w:val="TOC2"/>
            <w:tabs>
              <w:tab w:val="right" w:leader="dot" w:pos="9350"/>
            </w:tabs>
            <w:rPr>
              <w:ins w:id="146" w:author="ASUS MAXIMUS IX HERO" w:date="2026-03-01T21:18:00Z"/>
              <w:noProof/>
              <w:sz w:val="22"/>
              <w:szCs w:val="22"/>
              <w:lang w:eastAsia="en-US"/>
            </w:rPr>
          </w:pPr>
          <w:ins w:id="147"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"_Toc223292367"</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Conclusion and Future Work</w:t>
            </w:r>
            <w:r>
              <w:rPr>
                <w:noProof/>
                <w:webHidden/>
              </w:rPr>
              <w:tab/>
            </w:r>
            <w:r>
              <w:rPr>
                <w:noProof/>
                <w:webHidden/>
              </w:rPr>
              <w:fldChar w:fldCharType="begin"/>
            </w:r>
            <w:r>
              <w:rPr>
                <w:noProof/>
                <w:webHidden/>
              </w:rPr>
              <w:instrText xml:space="preserve"> PAGEREF _Toc223292367 \h </w:instrText>
            </w:r>
          </w:ins>
          <w:r>
            <w:rPr>
              <w:noProof/>
              <w:webHidden/>
            </w:rPr>
          </w:r>
          <w:r>
            <w:rPr>
              <w:noProof/>
              <w:webHidden/>
            </w:rPr>
            <w:fldChar w:fldCharType="separate"/>
          </w:r>
          <w:ins w:id="148" w:author="ASUS MAXIMUS IX HERO" w:date="2026-03-01T21:18:00Z">
            <w:r>
              <w:rPr>
                <w:noProof/>
                <w:webHidden/>
              </w:rPr>
              <w:t>50</w:t>
            </w:r>
            <w:r>
              <w:rPr>
                <w:noProof/>
                <w:webHidden/>
              </w:rPr>
              <w:fldChar w:fldCharType="end"/>
            </w:r>
            <w:r w:rsidRPr="009B4E10">
              <w:rPr>
                <w:rStyle w:val="Hyperlink"/>
                <w:noProof/>
              </w:rPr>
              <w:fldChar w:fldCharType="end"/>
            </w:r>
          </w:ins>
        </w:p>
        <w:p w:rsidR="00735291" w:rsidRDefault="00735291">
          <w:pPr>
            <w:pStyle w:val="TOC3"/>
            <w:tabs>
              <w:tab w:val="right" w:leader="dot" w:pos="9350"/>
            </w:tabs>
            <w:rPr>
              <w:ins w:id="149" w:author="ASUS MAXIMUS IX HERO" w:date="2026-03-01T21:18:00Z"/>
              <w:noProof/>
              <w:sz w:val="22"/>
              <w:szCs w:val="22"/>
              <w:lang w:eastAsia="en-US"/>
            </w:rPr>
          </w:pPr>
          <w:ins w:id="150"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"_Toc223292368"</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_Toc223292368 \h </w:instrText>
            </w:r>
          </w:ins>
          <w:r>
            <w:rPr>
              <w:noProof/>
              <w:webHidden/>
            </w:rPr>
          </w:r>
          <w:r>
            <w:rPr>
              <w:noProof/>
              <w:webHidden/>
            </w:rPr>
            <w:fldChar w:fldCharType="separate"/>
          </w:r>
          <w:ins w:id="151" w:author="ASUS MAXIMUS IX HERO" w:date="2026-03-01T21:18:00Z">
            <w:r>
              <w:rPr>
                <w:noProof/>
                <w:webHidden/>
              </w:rPr>
              <w:t>50</w:t>
            </w:r>
            <w:r>
              <w:rPr>
                <w:noProof/>
                <w:webHidden/>
              </w:rPr>
              <w:fldChar w:fldCharType="end"/>
            </w:r>
            <w:r w:rsidRPr="009B4E10">
              <w:rPr>
                <w:rStyle w:val="Hyperlink"/>
                <w:noProof/>
              </w:rPr>
              <w:fldChar w:fldCharType="end"/>
            </w:r>
          </w:ins>
        </w:p>
        <w:p w:rsidR="00735291" w:rsidRDefault="00735291">
          <w:pPr>
            <w:pStyle w:val="TOC3"/>
            <w:tabs>
              <w:tab w:val="right" w:leader="dot" w:pos="9350"/>
            </w:tabs>
            <w:rPr>
              <w:ins w:id="152" w:author="ASUS MAXIMUS IX HERO" w:date="2026-03-01T21:18:00Z"/>
              <w:noProof/>
              <w:sz w:val="22"/>
              <w:szCs w:val="22"/>
              <w:lang w:eastAsia="en-US"/>
            </w:rPr>
          </w:pPr>
          <w:ins w:id="153"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"_Toc223292369"</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Future Work</w:t>
            </w:r>
            <w:r>
              <w:rPr>
                <w:noProof/>
                <w:webHidden/>
              </w:rPr>
              <w:tab/>
            </w:r>
            <w:r>
              <w:rPr>
                <w:noProof/>
                <w:webHidden/>
              </w:rPr>
              <w:fldChar w:fldCharType="begin"/>
            </w:r>
            <w:r>
              <w:rPr>
                <w:noProof/>
                <w:webHidden/>
              </w:rPr>
              <w:instrText xml:space="preserve"> PAGEREF _Toc223292369 \h </w:instrText>
            </w:r>
          </w:ins>
          <w:r>
            <w:rPr>
              <w:noProof/>
              <w:webHidden/>
            </w:rPr>
          </w:r>
          <w:r>
            <w:rPr>
              <w:noProof/>
              <w:webHidden/>
            </w:rPr>
            <w:fldChar w:fldCharType="separate"/>
          </w:r>
          <w:ins w:id="154" w:author="ASUS MAXIMUS IX HERO" w:date="2026-03-01T21:18:00Z">
            <w:r>
              <w:rPr>
                <w:noProof/>
                <w:webHidden/>
              </w:rPr>
              <w:t>51</w:t>
            </w:r>
            <w:r>
              <w:rPr>
                <w:noProof/>
                <w:webHidden/>
              </w:rPr>
              <w:fldChar w:fldCharType="end"/>
            </w:r>
            <w:r w:rsidRPr="009B4E10">
              <w:rPr>
                <w:rStyle w:val="Hyperlink"/>
                <w:noProof/>
              </w:rPr>
              <w:fldChar w:fldCharType="end"/>
            </w:r>
          </w:ins>
        </w:p>
        <w:p w:rsidR="00735291" w:rsidRDefault="00735291">
          <w:pPr>
            <w:pStyle w:val="TOC1"/>
            <w:tabs>
              <w:tab w:val="right" w:leader="dot" w:pos="9350"/>
            </w:tabs>
            <w:rPr>
              <w:ins w:id="155" w:author="ASUS MAXIMUS IX HERO" w:date="2026-03-01T21:18:00Z"/>
              <w:noProof/>
              <w:sz w:val="22"/>
              <w:szCs w:val="22"/>
              <w:lang w:eastAsia="en-US"/>
            </w:rPr>
          </w:pPr>
          <w:ins w:id="156"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"_Toc223292370"</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Repository Structure and Artifacts</w:t>
            </w:r>
            <w:r>
              <w:rPr>
                <w:noProof/>
                <w:webHidden/>
              </w:rPr>
              <w:tab/>
            </w:r>
            <w:r>
              <w:rPr>
                <w:noProof/>
                <w:webHidden/>
              </w:rPr>
              <w:fldChar w:fldCharType="begin"/>
            </w:r>
            <w:r>
              <w:rPr>
                <w:noProof/>
                <w:webHidden/>
              </w:rPr>
              <w:instrText xml:space="preserve"> PAGEREF _Toc223292370 \h </w:instrText>
            </w:r>
          </w:ins>
          <w:r>
            <w:rPr>
              <w:noProof/>
              <w:webHidden/>
            </w:rPr>
          </w:r>
          <w:r>
            <w:rPr>
              <w:noProof/>
              <w:webHidden/>
            </w:rPr>
            <w:fldChar w:fldCharType="separate"/>
          </w:r>
          <w:ins w:id="157" w:author="ASUS MAXIMUS IX HERO" w:date="2026-03-01T21:18:00Z">
            <w:r>
              <w:rPr>
                <w:noProof/>
                <w:webHidden/>
              </w:rPr>
              <w:t>53</w:t>
            </w:r>
            <w:r>
              <w:rPr>
                <w:noProof/>
                <w:webHidden/>
              </w:rPr>
              <w:fldChar w:fldCharType="end"/>
            </w:r>
            <w:r w:rsidRPr="009B4E10">
              <w:rPr>
                <w:rStyle w:val="Hyperlink"/>
                <w:noProof/>
              </w:rPr>
              <w:fldChar w:fldCharType="end"/>
            </w:r>
          </w:ins>
        </w:p>
        <w:p w:rsidR="00735291" w:rsidRDefault="00735291">
          <w:pPr>
            <w:pStyle w:val="TOC2"/>
            <w:tabs>
              <w:tab w:val="right" w:leader="dot" w:pos="9350"/>
            </w:tabs>
            <w:rPr>
              <w:ins w:id="158" w:author="ASUS MAXIMUS IX HERO" w:date="2026-03-01T21:18:00Z"/>
              <w:noProof/>
              <w:sz w:val="22"/>
              <w:szCs w:val="22"/>
              <w:lang w:eastAsia="en-US"/>
            </w:rPr>
          </w:pPr>
          <w:ins w:id="159" w:author="ASUS MAXIMUS IX HERO" w:date="2026-03-01T21:18:00Z">
            <w:r w:rsidRPr="009B4E10">
              <w:rPr>
                <w:rStyle w:val="Hyperlink"/>
                <w:noProof/>
              </w:rPr>
              <w:fldChar w:fldCharType="begin"/>
            </w:r>
            <w:r w:rsidRPr="009B4E10">
              <w:rPr>
                <w:rStyle w:val="Hyperlink"/>
                <w:noProof/>
              </w:rPr>
              <w:instrText xml:space="preserve"> </w:instrText>
            </w:r>
            <w:r>
              <w:rPr>
                <w:noProof/>
              </w:rPr>
              <w:instrText>HYPERLINK \l "_Toc223292371"</w:instrText>
            </w:r>
            <w:r w:rsidRPr="009B4E10">
              <w:rPr>
                <w:rStyle w:val="Hyperlink"/>
                <w:noProof/>
              </w:rPr>
              <w:instrText xml:space="preserve"> </w:instrText>
            </w:r>
            <w:r w:rsidRPr="009B4E10">
              <w:rPr>
                <w:rStyle w:val="Hyperlink"/>
                <w:noProof/>
              </w:rPr>
              <w:fldChar w:fldCharType="separate"/>
            </w:r>
            <w:r w:rsidRPr="009B4E10">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_Toc223292371 \h </w:instrText>
            </w:r>
          </w:ins>
          <w:r>
            <w:rPr>
              <w:noProof/>
              <w:webHidden/>
            </w:rPr>
          </w:r>
          <w:r>
            <w:rPr>
              <w:noProof/>
              <w:webHidden/>
            </w:rPr>
            <w:fldChar w:fldCharType="separate"/>
          </w:r>
          <w:ins w:id="160" w:author="ASUS MAXIMUS IX HERO" w:date="2026-03-01T21:18:00Z">
            <w:r>
              <w:rPr>
                <w:noProof/>
                <w:webHidden/>
              </w:rPr>
              <w:t>54</w:t>
            </w:r>
            <w:r>
              <w:rPr>
                <w:noProof/>
                <w:webHidden/>
              </w:rPr>
              <w:fldChar w:fldCharType="end"/>
            </w:r>
            <w:r w:rsidRPr="009B4E10">
              <w:rPr>
                <w:rStyle w:val="Hyperlink"/>
                <w:noProof/>
              </w:rPr>
              <w:fldChar w:fldCharType="end"/>
            </w:r>
          </w:ins>
        </w:p>
        <w:p w:rsidR="00AB5A7E" w:rsidRPr="00DA15A5" w:rsidDel="008C52B9" w:rsidRDefault="00AB5A7E">
          <w:pPr>
            <w:pStyle w:val="TOC1"/>
            <w:tabs>
              <w:tab w:val="right" w:leader="dot" w:pos="9350"/>
            </w:tabs>
            <w:rPr>
              <w:del w:id="161" w:author="ASUS MAXIMUS IX HERO" w:date="2026-02-24T21:16:00Z"/>
              <w:rFonts w:ascii="Times New Roman" w:hAnsi="Times New Roman" w:cs="Times New Roman"/>
              <w:noProof/>
              <w:sz w:val="22"/>
              <w:szCs w:val="22"/>
              <w:lang w:eastAsia="en-US"/>
            </w:rPr>
          </w:pPr>
          <w:del w:id="162" w:author="ASUS MAXIMUS IX HERO" w:date="2026-02-24T21:16:00Z">
            <w:r w:rsidRPr="00DA15A5" w:rsidDel="008C52B9">
              <w:rPr>
                <w:rStyle w:val="Hyperlink"/>
                <w:rFonts w:ascii="Times New Roman" w:hAnsi="Times New Roman" w:cs="Times New Roman"/>
                <w:noProof/>
              </w:rPr>
              <w:delText>Abstract</w:delText>
            </w:r>
            <w:r w:rsidRPr="00DA15A5" w:rsidDel="008C52B9">
              <w:rPr>
                <w:rFonts w:ascii="Times New Roman" w:hAnsi="Times New Roman" w:cs="Times New Roman"/>
                <w:noProof/>
                <w:webHidden/>
              </w:rPr>
              <w:tab/>
              <w:delText>2</w:delText>
            </w:r>
          </w:del>
        </w:p>
        <w:p w:rsidR="00AB5A7E" w:rsidRPr="00DA15A5" w:rsidDel="008C52B9" w:rsidRDefault="00AB5A7E">
          <w:pPr>
            <w:pStyle w:val="TOC1"/>
            <w:tabs>
              <w:tab w:val="right" w:leader="dot" w:pos="9350"/>
            </w:tabs>
            <w:rPr>
              <w:del w:id="163" w:author="ASUS MAXIMUS IX HERO" w:date="2026-02-24T21:16:00Z"/>
              <w:rFonts w:ascii="Times New Roman" w:hAnsi="Times New Roman" w:cs="Times New Roman"/>
              <w:noProof/>
              <w:sz w:val="22"/>
              <w:szCs w:val="22"/>
              <w:lang w:eastAsia="en-US"/>
            </w:rPr>
          </w:pPr>
          <w:del w:id="164" w:author="ASUS MAXIMUS IX HERO" w:date="2026-02-24T21:16:00Z">
            <w:r w:rsidRPr="00DA15A5" w:rsidDel="008C52B9">
              <w:rPr>
                <w:rStyle w:val="Hyperlink"/>
                <w:rFonts w:ascii="Times New Roman" w:hAnsi="Times New Roman" w:cs="Times New Roman"/>
                <w:noProof/>
              </w:rPr>
              <w:delText>Acknowledgements</w:delText>
            </w:r>
            <w:r w:rsidRPr="00DA15A5" w:rsidDel="008C52B9">
              <w:rPr>
                <w:rFonts w:ascii="Times New Roman" w:hAnsi="Times New Roman" w:cs="Times New Roman"/>
                <w:noProof/>
                <w:webHidden/>
              </w:rPr>
              <w:tab/>
              <w:delText>4</w:delText>
            </w:r>
          </w:del>
        </w:p>
        <w:p w:rsidR="00AB5A7E" w:rsidRPr="00DA15A5" w:rsidDel="008C52B9" w:rsidRDefault="00AB5A7E">
          <w:pPr>
            <w:pStyle w:val="TOC1"/>
            <w:tabs>
              <w:tab w:val="right" w:leader="dot" w:pos="9350"/>
            </w:tabs>
            <w:rPr>
              <w:del w:id="165" w:author="ASUS MAXIMUS IX HERO" w:date="2026-02-24T21:16:00Z"/>
              <w:rFonts w:ascii="Times New Roman" w:hAnsi="Times New Roman" w:cs="Times New Roman"/>
              <w:noProof/>
              <w:sz w:val="22"/>
              <w:szCs w:val="22"/>
              <w:lang w:eastAsia="en-US"/>
            </w:rPr>
          </w:pPr>
          <w:del w:id="166" w:author="ASUS MAXIMUS IX HERO" w:date="2026-02-24T21:16:00Z">
            <w:r w:rsidRPr="00DA15A5" w:rsidDel="008C52B9">
              <w:rPr>
                <w:rStyle w:val="Hyperlink"/>
                <w:rFonts w:ascii="Times New Roman" w:hAnsi="Times New Roman" w:cs="Times New Roman"/>
                <w:noProof/>
              </w:rPr>
              <w:delText>Introduction</w:delText>
            </w:r>
            <w:r w:rsidRPr="00DA15A5" w:rsidDel="008C52B9">
              <w:rPr>
                <w:rFonts w:ascii="Times New Roman" w:hAnsi="Times New Roman" w:cs="Times New Roman"/>
                <w:noProof/>
                <w:webHidden/>
              </w:rPr>
              <w:tab/>
              <w:delText>5</w:delText>
            </w:r>
          </w:del>
        </w:p>
        <w:p w:rsidR="00AB5A7E" w:rsidRPr="00DA15A5" w:rsidDel="008C52B9" w:rsidRDefault="00AB5A7E">
          <w:pPr>
            <w:pStyle w:val="TOC2"/>
            <w:tabs>
              <w:tab w:val="right" w:leader="dot" w:pos="9350"/>
            </w:tabs>
            <w:rPr>
              <w:del w:id="167" w:author="ASUS MAXIMUS IX HERO" w:date="2026-02-24T21:16:00Z"/>
              <w:rFonts w:ascii="Times New Roman" w:hAnsi="Times New Roman" w:cs="Times New Roman"/>
              <w:noProof/>
              <w:sz w:val="22"/>
              <w:szCs w:val="22"/>
              <w:lang w:eastAsia="en-US"/>
            </w:rPr>
          </w:pPr>
          <w:del w:id="168" w:author="ASUS MAXIMUS IX HERO" w:date="2026-02-24T21:16:00Z">
            <w:r w:rsidRPr="00DA15A5" w:rsidDel="008C52B9">
              <w:rPr>
                <w:rStyle w:val="Hyperlink"/>
                <w:rFonts w:ascii="Times New Roman" w:hAnsi="Times New Roman" w:cs="Times New Roman"/>
                <w:noProof/>
              </w:rPr>
              <w:delText>Thesis Structure</w:delText>
            </w:r>
            <w:r w:rsidRPr="00DA15A5" w:rsidDel="008C52B9">
              <w:rPr>
                <w:rFonts w:ascii="Times New Roman" w:hAnsi="Times New Roman" w:cs="Times New Roman"/>
                <w:noProof/>
                <w:webHidden/>
              </w:rPr>
              <w:tab/>
              <w:delText>5</w:delText>
            </w:r>
          </w:del>
        </w:p>
        <w:p w:rsidR="00AB5A7E" w:rsidRPr="00DA15A5" w:rsidDel="008C52B9" w:rsidRDefault="00AB5A7E">
          <w:pPr>
            <w:pStyle w:val="TOC1"/>
            <w:tabs>
              <w:tab w:val="right" w:leader="dot" w:pos="9350"/>
            </w:tabs>
            <w:rPr>
              <w:del w:id="169" w:author="ASUS MAXIMUS IX HERO" w:date="2026-02-24T21:16:00Z"/>
              <w:rFonts w:ascii="Times New Roman" w:hAnsi="Times New Roman" w:cs="Times New Roman"/>
              <w:noProof/>
              <w:sz w:val="22"/>
              <w:szCs w:val="22"/>
              <w:lang w:eastAsia="en-US"/>
            </w:rPr>
          </w:pPr>
          <w:del w:id="170" w:author="ASUS MAXIMUS IX HERO" w:date="2026-02-24T21:16:00Z">
            <w:r w:rsidRPr="00DA15A5" w:rsidDel="008C52B9">
              <w:rPr>
                <w:rStyle w:val="Hyperlink"/>
                <w:rFonts w:ascii="Times New Roman" w:hAnsi="Times New Roman" w:cs="Times New Roman"/>
                <w:noProof/>
              </w:rPr>
              <w:delText>Background</w:delText>
            </w:r>
            <w:r w:rsidRPr="00DA15A5" w:rsidDel="008C52B9">
              <w:rPr>
                <w:rFonts w:ascii="Times New Roman" w:hAnsi="Times New Roman" w:cs="Times New Roman"/>
                <w:noProof/>
                <w:webHidden/>
              </w:rPr>
              <w:tab/>
              <w:delText>6</w:delText>
            </w:r>
          </w:del>
        </w:p>
        <w:p w:rsidR="00AB5A7E" w:rsidRPr="00DA15A5" w:rsidDel="008C52B9" w:rsidRDefault="00AB5A7E">
          <w:pPr>
            <w:pStyle w:val="TOC2"/>
            <w:tabs>
              <w:tab w:val="right" w:leader="dot" w:pos="9350"/>
            </w:tabs>
            <w:rPr>
              <w:del w:id="171" w:author="ASUS MAXIMUS IX HERO" w:date="2026-02-24T21:16:00Z"/>
              <w:rFonts w:ascii="Times New Roman" w:hAnsi="Times New Roman" w:cs="Times New Roman"/>
              <w:noProof/>
              <w:sz w:val="22"/>
              <w:szCs w:val="22"/>
              <w:lang w:eastAsia="en-US"/>
            </w:rPr>
          </w:pPr>
          <w:del w:id="172" w:author="ASUS MAXIMUS IX HERO" w:date="2026-02-24T21:16:00Z">
            <w:r w:rsidRPr="00DA15A5" w:rsidDel="008C52B9">
              <w:rPr>
                <w:rStyle w:val="Hyperlink"/>
                <w:rFonts w:ascii="Times New Roman" w:hAnsi="Times New Roman" w:cs="Times New Roman"/>
                <w:noProof/>
              </w:rPr>
              <w:delText>Wildfire detection in imagery</w:delText>
            </w:r>
            <w:r w:rsidRPr="00DA15A5" w:rsidDel="008C52B9">
              <w:rPr>
                <w:rFonts w:ascii="Times New Roman" w:hAnsi="Times New Roman" w:cs="Times New Roman"/>
                <w:noProof/>
                <w:webHidden/>
              </w:rPr>
              <w:tab/>
              <w:delText>6</w:delText>
            </w:r>
          </w:del>
        </w:p>
        <w:p w:rsidR="00AB5A7E" w:rsidRPr="00DA15A5" w:rsidDel="008C52B9" w:rsidRDefault="00AB5A7E">
          <w:pPr>
            <w:pStyle w:val="TOC2"/>
            <w:tabs>
              <w:tab w:val="right" w:leader="dot" w:pos="9350"/>
            </w:tabs>
            <w:rPr>
              <w:del w:id="173" w:author="ASUS MAXIMUS IX HERO" w:date="2026-02-24T21:16:00Z"/>
              <w:rFonts w:ascii="Times New Roman" w:hAnsi="Times New Roman" w:cs="Times New Roman"/>
              <w:noProof/>
              <w:sz w:val="22"/>
              <w:szCs w:val="22"/>
              <w:lang w:eastAsia="en-US"/>
            </w:rPr>
          </w:pPr>
          <w:del w:id="174" w:author="ASUS MAXIMUS IX HERO" w:date="2026-02-24T21:16:00Z">
            <w:r w:rsidRPr="00DA15A5" w:rsidDel="008C52B9">
              <w:rPr>
                <w:rStyle w:val="Hyperlink"/>
                <w:rFonts w:ascii="Times New Roman" w:hAnsi="Times New Roman" w:cs="Times New Roman"/>
                <w:noProof/>
              </w:rPr>
              <w:delText>Multilayer perceptrons for per-pixel fire probability</w:delText>
            </w:r>
            <w:r w:rsidRPr="00DA15A5" w:rsidDel="008C52B9">
              <w:rPr>
                <w:rFonts w:ascii="Times New Roman" w:hAnsi="Times New Roman" w:cs="Times New Roman"/>
                <w:noProof/>
                <w:webHidden/>
              </w:rPr>
              <w:tab/>
              <w:delText>7</w:delText>
            </w:r>
          </w:del>
        </w:p>
        <w:p w:rsidR="00AB5A7E" w:rsidRPr="00DA15A5" w:rsidDel="008C52B9" w:rsidRDefault="00AB5A7E">
          <w:pPr>
            <w:pStyle w:val="TOC2"/>
            <w:tabs>
              <w:tab w:val="right" w:leader="dot" w:pos="9350"/>
            </w:tabs>
            <w:rPr>
              <w:del w:id="175" w:author="ASUS MAXIMUS IX HERO" w:date="2026-02-24T21:16:00Z"/>
              <w:rFonts w:ascii="Times New Roman" w:hAnsi="Times New Roman" w:cs="Times New Roman"/>
              <w:noProof/>
              <w:sz w:val="22"/>
              <w:szCs w:val="22"/>
              <w:lang w:eastAsia="en-US"/>
            </w:rPr>
          </w:pPr>
          <w:del w:id="176" w:author="ASUS MAXIMUS IX HERO" w:date="2026-02-24T21:16:00Z">
            <w:r w:rsidRPr="00DA15A5" w:rsidDel="008C52B9">
              <w:rPr>
                <w:rStyle w:val="Hyperlink"/>
                <w:rFonts w:ascii="Times New Roman" w:hAnsi="Times New Roman" w:cs="Times New Roman"/>
                <w:noProof/>
              </w:rPr>
              <w:delText>Fixed-point arithmetic and LUT activations</w:delText>
            </w:r>
            <w:r w:rsidRPr="00DA15A5" w:rsidDel="008C52B9">
              <w:rPr>
                <w:rFonts w:ascii="Times New Roman" w:hAnsi="Times New Roman" w:cs="Times New Roman"/>
                <w:noProof/>
                <w:webHidden/>
              </w:rPr>
              <w:tab/>
              <w:delText>8</w:delText>
            </w:r>
          </w:del>
        </w:p>
        <w:p w:rsidR="00AB5A7E" w:rsidRPr="00DA15A5" w:rsidDel="008C52B9" w:rsidRDefault="00AB5A7E">
          <w:pPr>
            <w:pStyle w:val="TOC3"/>
            <w:tabs>
              <w:tab w:val="right" w:leader="dot" w:pos="9350"/>
            </w:tabs>
            <w:rPr>
              <w:del w:id="177" w:author="ASUS MAXIMUS IX HERO" w:date="2026-02-24T21:16:00Z"/>
              <w:rFonts w:ascii="Times New Roman" w:hAnsi="Times New Roman" w:cs="Times New Roman"/>
              <w:noProof/>
            </w:rPr>
          </w:pPr>
          <w:del w:id="178" w:author="ASUS MAXIMUS IX HERO" w:date="2026-02-24T21:16:00Z">
            <w:r w:rsidRPr="00DA15A5" w:rsidDel="008C52B9">
              <w:rPr>
                <w:rStyle w:val="Hyperlink"/>
                <w:rFonts w:ascii="Times New Roman" w:hAnsi="Times New Roman" w:cs="Times New Roman"/>
                <w:noProof/>
              </w:rPr>
              <w:delText>Fixed-point as a hardware-enabling constraint</w:delText>
            </w:r>
            <w:r w:rsidRPr="00DA15A5" w:rsidDel="008C52B9">
              <w:rPr>
                <w:rFonts w:ascii="Times New Roman" w:hAnsi="Times New Roman" w:cs="Times New Roman"/>
                <w:noProof/>
                <w:webHidden/>
              </w:rPr>
              <w:tab/>
              <w:delText>8</w:delText>
            </w:r>
          </w:del>
        </w:p>
        <w:p w:rsidR="00AB5A7E" w:rsidRPr="00DA15A5" w:rsidDel="008C52B9" w:rsidRDefault="00AB5A7E">
          <w:pPr>
            <w:pStyle w:val="TOC3"/>
            <w:tabs>
              <w:tab w:val="right" w:leader="dot" w:pos="9350"/>
            </w:tabs>
            <w:rPr>
              <w:del w:id="179" w:author="ASUS MAXIMUS IX HERO" w:date="2026-02-24T21:16:00Z"/>
              <w:rFonts w:ascii="Times New Roman" w:hAnsi="Times New Roman" w:cs="Times New Roman"/>
              <w:noProof/>
            </w:rPr>
          </w:pPr>
          <w:del w:id="180" w:author="ASUS MAXIMUS IX HERO" w:date="2026-02-24T21:16:00Z">
            <w:r w:rsidRPr="00DA15A5" w:rsidDel="008C52B9">
              <w:rPr>
                <w:rStyle w:val="Hyperlink"/>
                <w:rFonts w:ascii="Times New Roman" w:hAnsi="Times New Roman" w:cs="Times New Roman"/>
                <w:noProof/>
              </w:rPr>
              <w:delText>LUT-based nonlinearities</w:delText>
            </w:r>
            <w:r w:rsidRPr="00DA15A5" w:rsidDel="008C52B9">
              <w:rPr>
                <w:rFonts w:ascii="Times New Roman" w:hAnsi="Times New Roman" w:cs="Times New Roman"/>
                <w:noProof/>
                <w:webHidden/>
              </w:rPr>
              <w:tab/>
              <w:delText>8</w:delText>
            </w:r>
          </w:del>
        </w:p>
        <w:p w:rsidR="00AB5A7E" w:rsidRPr="00DA15A5" w:rsidDel="008C52B9" w:rsidRDefault="00AB5A7E">
          <w:pPr>
            <w:pStyle w:val="TOC2"/>
            <w:tabs>
              <w:tab w:val="right" w:leader="dot" w:pos="9350"/>
            </w:tabs>
            <w:rPr>
              <w:del w:id="181" w:author="ASUS MAXIMUS IX HERO" w:date="2026-02-24T21:16:00Z"/>
              <w:rFonts w:ascii="Times New Roman" w:hAnsi="Times New Roman" w:cs="Times New Roman"/>
              <w:noProof/>
              <w:sz w:val="22"/>
              <w:szCs w:val="22"/>
              <w:lang w:eastAsia="en-US"/>
            </w:rPr>
          </w:pPr>
          <w:del w:id="182" w:author="ASUS MAXIMUS IX HERO" w:date="2026-02-24T21:16:00Z">
            <w:r w:rsidRPr="00DA15A5" w:rsidDel="008C52B9">
              <w:rPr>
                <w:rStyle w:val="Hyperlink"/>
                <w:rFonts w:ascii="Times New Roman" w:hAnsi="Times New Roman" w:cs="Times New Roman"/>
                <w:noProof/>
              </w:rPr>
              <w:delText>FPGA implementation with VHDL</w:delText>
            </w:r>
            <w:r w:rsidRPr="00DA15A5" w:rsidDel="008C52B9">
              <w:rPr>
                <w:rFonts w:ascii="Times New Roman" w:hAnsi="Times New Roman" w:cs="Times New Roman"/>
                <w:noProof/>
                <w:webHidden/>
              </w:rPr>
              <w:tab/>
              <w:delText>8</w:delText>
            </w:r>
          </w:del>
        </w:p>
        <w:p w:rsidR="00AB5A7E" w:rsidRPr="00DA15A5" w:rsidDel="008C52B9" w:rsidRDefault="00AB5A7E">
          <w:pPr>
            <w:pStyle w:val="TOC2"/>
            <w:tabs>
              <w:tab w:val="right" w:leader="dot" w:pos="9350"/>
            </w:tabs>
            <w:rPr>
              <w:del w:id="183" w:author="ASUS MAXIMUS IX HERO" w:date="2026-02-24T21:16:00Z"/>
              <w:rFonts w:ascii="Times New Roman" w:hAnsi="Times New Roman" w:cs="Times New Roman"/>
              <w:noProof/>
              <w:sz w:val="22"/>
              <w:szCs w:val="22"/>
              <w:lang w:eastAsia="en-US"/>
            </w:rPr>
          </w:pPr>
          <w:del w:id="184" w:author="ASUS MAXIMUS IX HERO" w:date="2026-02-24T21:16:00Z">
            <w:r w:rsidRPr="00DA15A5" w:rsidDel="008C52B9">
              <w:rPr>
                <w:rStyle w:val="Hyperlink"/>
                <w:rFonts w:ascii="Times New Roman" w:hAnsi="Times New Roman" w:cs="Times New Roman"/>
                <w:noProof/>
              </w:rPr>
              <w:delText>Related work on neural networks in reconfigurable hardware</w:delText>
            </w:r>
            <w:r w:rsidRPr="00DA15A5" w:rsidDel="008C52B9">
              <w:rPr>
                <w:rFonts w:ascii="Times New Roman" w:hAnsi="Times New Roman" w:cs="Times New Roman"/>
                <w:noProof/>
                <w:webHidden/>
              </w:rPr>
              <w:tab/>
              <w:delText>9</w:delText>
            </w:r>
          </w:del>
        </w:p>
        <w:p w:rsidR="00AB5A7E" w:rsidRPr="00DA15A5" w:rsidDel="008C52B9" w:rsidRDefault="00AB5A7E">
          <w:pPr>
            <w:pStyle w:val="TOC2"/>
            <w:tabs>
              <w:tab w:val="right" w:leader="dot" w:pos="9350"/>
            </w:tabs>
            <w:rPr>
              <w:del w:id="185" w:author="ASUS MAXIMUS IX HERO" w:date="2026-02-24T21:16:00Z"/>
              <w:rFonts w:ascii="Times New Roman" w:hAnsi="Times New Roman" w:cs="Times New Roman"/>
              <w:noProof/>
              <w:sz w:val="22"/>
              <w:szCs w:val="22"/>
              <w:lang w:eastAsia="en-US"/>
            </w:rPr>
          </w:pPr>
          <w:del w:id="186" w:author="ASUS MAXIMUS IX HERO" w:date="2026-02-24T21:16:00Z">
            <w:r w:rsidRPr="00DA15A5" w:rsidDel="008C52B9">
              <w:rPr>
                <w:rStyle w:val="Hyperlink"/>
                <w:rFonts w:ascii="Times New Roman" w:hAnsi="Times New Roman" w:cs="Times New Roman"/>
                <w:noProof/>
              </w:rPr>
              <w:delText>Connection to the dataset and methods</w:delText>
            </w:r>
            <w:r w:rsidRPr="00DA15A5" w:rsidDel="008C52B9">
              <w:rPr>
                <w:rFonts w:ascii="Times New Roman" w:hAnsi="Times New Roman" w:cs="Times New Roman"/>
                <w:noProof/>
                <w:webHidden/>
              </w:rPr>
              <w:tab/>
              <w:delText>10</w:delText>
            </w:r>
          </w:del>
        </w:p>
        <w:p w:rsidR="00AB5A7E" w:rsidRPr="00DA15A5" w:rsidDel="008C52B9" w:rsidRDefault="00AB5A7E">
          <w:pPr>
            <w:pStyle w:val="TOC1"/>
            <w:tabs>
              <w:tab w:val="right" w:leader="dot" w:pos="9350"/>
            </w:tabs>
            <w:rPr>
              <w:del w:id="187" w:author="ASUS MAXIMUS IX HERO" w:date="2026-02-24T21:16:00Z"/>
              <w:rFonts w:ascii="Times New Roman" w:hAnsi="Times New Roman" w:cs="Times New Roman"/>
              <w:noProof/>
              <w:sz w:val="22"/>
              <w:szCs w:val="22"/>
              <w:lang w:eastAsia="en-US"/>
            </w:rPr>
          </w:pPr>
          <w:del w:id="188" w:author="ASUS MAXIMUS IX HERO" w:date="2026-02-24T21:16:00Z">
            <w:r w:rsidRPr="00DA15A5" w:rsidDel="008C52B9">
              <w:rPr>
                <w:rStyle w:val="Hyperlink"/>
                <w:rFonts w:ascii="Times New Roman" w:hAnsi="Times New Roman" w:cs="Times New Roman"/>
                <w:noProof/>
              </w:rPr>
              <w:delText>FPGA Implementation</w:delText>
            </w:r>
            <w:r w:rsidRPr="00DA15A5" w:rsidDel="008C52B9">
              <w:rPr>
                <w:rFonts w:ascii="Times New Roman" w:hAnsi="Times New Roman" w:cs="Times New Roman"/>
                <w:noProof/>
                <w:webHidden/>
              </w:rPr>
              <w:tab/>
              <w:delText>11</w:delText>
            </w:r>
          </w:del>
        </w:p>
        <w:p w:rsidR="00AB5A7E" w:rsidRPr="00DA15A5" w:rsidDel="008C52B9" w:rsidRDefault="00AB5A7E">
          <w:pPr>
            <w:pStyle w:val="TOC2"/>
            <w:tabs>
              <w:tab w:val="right" w:leader="dot" w:pos="9350"/>
            </w:tabs>
            <w:rPr>
              <w:del w:id="189" w:author="ASUS MAXIMUS IX HERO" w:date="2026-02-24T21:16:00Z"/>
              <w:rFonts w:ascii="Times New Roman" w:hAnsi="Times New Roman" w:cs="Times New Roman"/>
              <w:noProof/>
              <w:sz w:val="22"/>
              <w:szCs w:val="22"/>
              <w:lang w:eastAsia="en-US"/>
            </w:rPr>
          </w:pPr>
          <w:del w:id="190" w:author="ASUS MAXIMUS IX HERO" w:date="2026-02-24T21:16:00Z">
            <w:r w:rsidRPr="00DA15A5" w:rsidDel="008C52B9">
              <w:rPr>
                <w:rStyle w:val="Hyperlink"/>
                <w:rFonts w:ascii="Times New Roman" w:hAnsi="Times New Roman" w:cs="Times New Roman"/>
                <w:noProof/>
              </w:rPr>
              <w:delText>Architecture Overview</w:delText>
            </w:r>
            <w:r w:rsidRPr="00DA15A5" w:rsidDel="008C52B9">
              <w:rPr>
                <w:rFonts w:ascii="Times New Roman" w:hAnsi="Times New Roman" w:cs="Times New Roman"/>
                <w:noProof/>
                <w:webHidden/>
              </w:rPr>
              <w:tab/>
              <w:delText>11</w:delText>
            </w:r>
          </w:del>
        </w:p>
        <w:p w:rsidR="00AB5A7E" w:rsidRPr="00DA15A5" w:rsidDel="008C52B9" w:rsidRDefault="00AB5A7E">
          <w:pPr>
            <w:pStyle w:val="TOC2"/>
            <w:tabs>
              <w:tab w:val="right" w:leader="dot" w:pos="9350"/>
            </w:tabs>
            <w:rPr>
              <w:del w:id="191" w:author="ASUS MAXIMUS IX HERO" w:date="2026-02-24T21:16:00Z"/>
              <w:rFonts w:ascii="Times New Roman" w:hAnsi="Times New Roman" w:cs="Times New Roman"/>
              <w:noProof/>
              <w:sz w:val="22"/>
              <w:szCs w:val="22"/>
              <w:lang w:eastAsia="en-US"/>
            </w:rPr>
          </w:pPr>
          <w:del w:id="192" w:author="ASUS MAXIMUS IX HERO" w:date="2026-02-24T21:16:00Z">
            <w:r w:rsidRPr="00DA15A5" w:rsidDel="008C52B9">
              <w:rPr>
                <w:rStyle w:val="Hyperlink"/>
                <w:rFonts w:ascii="Times New Roman" w:hAnsi="Times New Roman" w:cs="Times New Roman"/>
                <w:noProof/>
              </w:rPr>
              <w:delText>VHDL Modules</w:delText>
            </w:r>
            <w:r w:rsidRPr="00DA15A5" w:rsidDel="008C52B9">
              <w:rPr>
                <w:rFonts w:ascii="Times New Roman" w:hAnsi="Times New Roman" w:cs="Times New Roman"/>
                <w:noProof/>
                <w:webHidden/>
              </w:rPr>
              <w:tab/>
              <w:delText>12</w:delText>
            </w:r>
          </w:del>
        </w:p>
        <w:p w:rsidR="00AB5A7E" w:rsidRPr="00DA15A5" w:rsidDel="008C52B9" w:rsidRDefault="00AB5A7E">
          <w:pPr>
            <w:pStyle w:val="TOC2"/>
            <w:tabs>
              <w:tab w:val="right" w:leader="dot" w:pos="9350"/>
            </w:tabs>
            <w:rPr>
              <w:del w:id="193" w:author="ASUS MAXIMUS IX HERO" w:date="2026-02-24T21:16:00Z"/>
              <w:rFonts w:ascii="Times New Roman" w:hAnsi="Times New Roman" w:cs="Times New Roman"/>
              <w:noProof/>
              <w:sz w:val="22"/>
              <w:szCs w:val="22"/>
              <w:lang w:eastAsia="en-US"/>
            </w:rPr>
          </w:pPr>
          <w:del w:id="194" w:author="ASUS MAXIMUS IX HERO" w:date="2026-02-24T21:16:00Z">
            <w:r w:rsidRPr="00DA15A5" w:rsidDel="008C52B9">
              <w:rPr>
                <w:rStyle w:val="Hyperlink"/>
                <w:rFonts w:ascii="Times New Roman" w:hAnsi="Times New Roman" w:cs="Times New Roman"/>
                <w:noProof/>
              </w:rPr>
              <w:delText>Simulation</w:delText>
            </w:r>
            <w:r w:rsidRPr="00DA15A5" w:rsidDel="008C52B9">
              <w:rPr>
                <w:rFonts w:ascii="Times New Roman" w:hAnsi="Times New Roman" w:cs="Times New Roman"/>
                <w:noProof/>
                <w:webHidden/>
              </w:rPr>
              <w:tab/>
              <w:delText>12</w:delText>
            </w:r>
          </w:del>
        </w:p>
        <w:p w:rsidR="00AB5A7E" w:rsidRPr="00DA15A5" w:rsidDel="008C52B9" w:rsidRDefault="00AB5A7E">
          <w:pPr>
            <w:pStyle w:val="TOC2"/>
            <w:tabs>
              <w:tab w:val="right" w:leader="dot" w:pos="9350"/>
            </w:tabs>
            <w:rPr>
              <w:del w:id="195" w:author="ASUS MAXIMUS IX HERO" w:date="2026-02-24T21:16:00Z"/>
              <w:rFonts w:ascii="Times New Roman" w:hAnsi="Times New Roman" w:cs="Times New Roman"/>
              <w:noProof/>
              <w:sz w:val="22"/>
              <w:szCs w:val="22"/>
              <w:lang w:eastAsia="en-US"/>
            </w:rPr>
          </w:pPr>
          <w:del w:id="196" w:author="ASUS MAXIMUS IX HERO" w:date="2026-02-24T21:16:00Z">
            <w:r w:rsidRPr="00DA15A5" w:rsidDel="008C52B9">
              <w:rPr>
                <w:rStyle w:val="Hyperlink"/>
                <w:rFonts w:ascii="Times New Roman" w:hAnsi="Times New Roman" w:cs="Times New Roman"/>
                <w:noProof/>
              </w:rPr>
              <w:delText>Synthesis and Implementation</w:delText>
            </w:r>
            <w:r w:rsidRPr="00DA15A5" w:rsidDel="008C52B9">
              <w:rPr>
                <w:rFonts w:ascii="Times New Roman" w:hAnsi="Times New Roman" w:cs="Times New Roman"/>
                <w:noProof/>
                <w:webHidden/>
              </w:rPr>
              <w:tab/>
              <w:delText>12</w:delText>
            </w:r>
          </w:del>
        </w:p>
        <w:p w:rsidR="00AB5A7E" w:rsidRPr="00DA15A5" w:rsidDel="008C52B9" w:rsidRDefault="00AB5A7E">
          <w:pPr>
            <w:pStyle w:val="TOC2"/>
            <w:tabs>
              <w:tab w:val="right" w:leader="dot" w:pos="9350"/>
            </w:tabs>
            <w:rPr>
              <w:del w:id="197" w:author="ASUS MAXIMUS IX HERO" w:date="2026-02-24T21:16:00Z"/>
              <w:rFonts w:ascii="Times New Roman" w:hAnsi="Times New Roman" w:cs="Times New Roman"/>
              <w:noProof/>
              <w:sz w:val="22"/>
              <w:szCs w:val="22"/>
              <w:lang w:eastAsia="en-US"/>
            </w:rPr>
          </w:pPr>
          <w:del w:id="198" w:author="ASUS MAXIMUS IX HERO" w:date="2026-02-24T21:16:00Z">
            <w:r w:rsidRPr="00DA15A5" w:rsidDel="008C52B9">
              <w:rPr>
                <w:rStyle w:val="Hyperlink"/>
                <w:rFonts w:ascii="Times New Roman" w:hAnsi="Times New Roman" w:cs="Times New Roman"/>
                <w:noProof/>
              </w:rPr>
              <w:delText>Resource/Performance Considerations</w:delText>
            </w:r>
            <w:r w:rsidRPr="00DA15A5" w:rsidDel="008C52B9">
              <w:rPr>
                <w:rFonts w:ascii="Times New Roman" w:hAnsi="Times New Roman" w:cs="Times New Roman"/>
                <w:noProof/>
                <w:webHidden/>
              </w:rPr>
              <w:tab/>
              <w:delText>12</w:delText>
            </w:r>
          </w:del>
        </w:p>
        <w:p w:rsidR="00AB5A7E" w:rsidRPr="00DA15A5" w:rsidDel="008C52B9" w:rsidRDefault="00AB5A7E">
          <w:pPr>
            <w:pStyle w:val="TOC1"/>
            <w:tabs>
              <w:tab w:val="right" w:leader="dot" w:pos="9350"/>
            </w:tabs>
            <w:rPr>
              <w:del w:id="199" w:author="ASUS MAXIMUS IX HERO" w:date="2026-02-24T21:16:00Z"/>
              <w:rFonts w:ascii="Times New Roman" w:hAnsi="Times New Roman" w:cs="Times New Roman"/>
              <w:noProof/>
              <w:sz w:val="22"/>
              <w:szCs w:val="22"/>
              <w:lang w:eastAsia="en-US"/>
            </w:rPr>
          </w:pPr>
          <w:del w:id="200" w:author="ASUS MAXIMUS IX HERO" w:date="2026-02-24T21:16:00Z">
            <w:r w:rsidRPr="00DA15A5" w:rsidDel="008C52B9">
              <w:rPr>
                <w:rStyle w:val="Hyperlink"/>
                <w:rFonts w:ascii="Times New Roman" w:hAnsi="Times New Roman" w:cs="Times New Roman"/>
                <w:noProof/>
              </w:rPr>
              <w:delText>Results and Evaluation</w:delText>
            </w:r>
            <w:r w:rsidRPr="00DA15A5" w:rsidDel="008C52B9">
              <w:rPr>
                <w:rFonts w:ascii="Times New Roman" w:hAnsi="Times New Roman" w:cs="Times New Roman"/>
                <w:noProof/>
                <w:webHidden/>
              </w:rPr>
              <w:tab/>
              <w:delText>12</w:delText>
            </w:r>
          </w:del>
        </w:p>
        <w:p w:rsidR="00AB5A7E" w:rsidRPr="00DA15A5" w:rsidDel="008C52B9" w:rsidRDefault="00AB5A7E">
          <w:pPr>
            <w:pStyle w:val="TOC2"/>
            <w:tabs>
              <w:tab w:val="right" w:leader="dot" w:pos="9350"/>
            </w:tabs>
            <w:rPr>
              <w:del w:id="201" w:author="ASUS MAXIMUS IX HERO" w:date="2026-02-24T21:16:00Z"/>
              <w:rFonts w:ascii="Times New Roman" w:hAnsi="Times New Roman" w:cs="Times New Roman"/>
              <w:noProof/>
              <w:sz w:val="22"/>
              <w:szCs w:val="22"/>
              <w:lang w:eastAsia="en-US"/>
            </w:rPr>
          </w:pPr>
          <w:del w:id="202" w:author="ASUS MAXIMUS IX HERO" w:date="2026-02-24T21:16:00Z">
            <w:r w:rsidRPr="00DA15A5" w:rsidDel="008C52B9">
              <w:rPr>
                <w:rStyle w:val="Hyperlink"/>
                <w:rFonts w:ascii="Times New Roman" w:hAnsi="Times New Roman" w:cs="Times New Roman"/>
                <w:noProof/>
              </w:rPr>
              <w:delText>Classification Metrics</w:delText>
            </w:r>
            <w:r w:rsidRPr="00DA15A5" w:rsidDel="008C52B9">
              <w:rPr>
                <w:rFonts w:ascii="Times New Roman" w:hAnsi="Times New Roman" w:cs="Times New Roman"/>
                <w:noProof/>
                <w:webHidden/>
              </w:rPr>
              <w:tab/>
              <w:delText>12</w:delText>
            </w:r>
          </w:del>
        </w:p>
        <w:p w:rsidR="00AB5A7E" w:rsidRPr="00DA15A5" w:rsidDel="008C52B9" w:rsidRDefault="00AB5A7E">
          <w:pPr>
            <w:pStyle w:val="TOC2"/>
            <w:tabs>
              <w:tab w:val="right" w:leader="dot" w:pos="9350"/>
            </w:tabs>
            <w:rPr>
              <w:del w:id="203" w:author="ASUS MAXIMUS IX HERO" w:date="2026-02-24T21:16:00Z"/>
              <w:rFonts w:ascii="Times New Roman" w:hAnsi="Times New Roman" w:cs="Times New Roman"/>
              <w:noProof/>
              <w:sz w:val="22"/>
              <w:szCs w:val="22"/>
              <w:lang w:eastAsia="en-US"/>
            </w:rPr>
          </w:pPr>
          <w:del w:id="204" w:author="ASUS MAXIMUS IX HERO" w:date="2026-02-24T21:16:00Z">
            <w:r w:rsidRPr="00DA15A5" w:rsidDel="008C52B9">
              <w:rPr>
                <w:rStyle w:val="Hyperlink"/>
                <w:rFonts w:ascii="Times New Roman" w:hAnsi="Times New Roman" w:cs="Times New Roman"/>
                <w:noProof/>
              </w:rPr>
              <w:delText>Fixed- vs Floating-Point</w:delText>
            </w:r>
            <w:r w:rsidRPr="00DA15A5" w:rsidDel="008C52B9">
              <w:rPr>
                <w:rFonts w:ascii="Times New Roman" w:hAnsi="Times New Roman" w:cs="Times New Roman"/>
                <w:noProof/>
                <w:webHidden/>
              </w:rPr>
              <w:tab/>
              <w:delText>12</w:delText>
            </w:r>
          </w:del>
        </w:p>
        <w:p w:rsidR="00AB5A7E" w:rsidRPr="00DA15A5" w:rsidDel="008C52B9" w:rsidRDefault="00AB5A7E">
          <w:pPr>
            <w:pStyle w:val="TOC2"/>
            <w:tabs>
              <w:tab w:val="right" w:leader="dot" w:pos="9350"/>
            </w:tabs>
            <w:rPr>
              <w:del w:id="205" w:author="ASUS MAXIMUS IX HERO" w:date="2026-02-24T21:16:00Z"/>
              <w:rFonts w:ascii="Times New Roman" w:hAnsi="Times New Roman" w:cs="Times New Roman"/>
              <w:noProof/>
              <w:sz w:val="22"/>
              <w:szCs w:val="22"/>
              <w:lang w:eastAsia="en-US"/>
            </w:rPr>
          </w:pPr>
          <w:del w:id="206" w:author="ASUS MAXIMUS IX HERO" w:date="2026-02-24T21:16:00Z">
            <w:r w:rsidRPr="00DA15A5" w:rsidDel="008C52B9">
              <w:rPr>
                <w:rStyle w:val="Hyperlink"/>
                <w:rFonts w:ascii="Times New Roman" w:hAnsi="Times New Roman" w:cs="Times New Roman"/>
                <w:noProof/>
              </w:rPr>
              <w:delText>FPGA Utilization and Timing</w:delText>
            </w:r>
            <w:r w:rsidRPr="00DA15A5" w:rsidDel="008C52B9">
              <w:rPr>
                <w:rFonts w:ascii="Times New Roman" w:hAnsi="Times New Roman" w:cs="Times New Roman"/>
                <w:noProof/>
                <w:webHidden/>
              </w:rPr>
              <w:tab/>
              <w:delText>13</w:delText>
            </w:r>
          </w:del>
        </w:p>
        <w:p w:rsidR="00AB5A7E" w:rsidRPr="00DA15A5" w:rsidDel="008C52B9" w:rsidRDefault="00AB5A7E">
          <w:pPr>
            <w:pStyle w:val="TOC2"/>
            <w:tabs>
              <w:tab w:val="right" w:leader="dot" w:pos="9350"/>
            </w:tabs>
            <w:rPr>
              <w:del w:id="207" w:author="ASUS MAXIMUS IX HERO" w:date="2026-02-24T21:16:00Z"/>
              <w:rFonts w:ascii="Times New Roman" w:hAnsi="Times New Roman" w:cs="Times New Roman"/>
              <w:noProof/>
              <w:sz w:val="22"/>
              <w:szCs w:val="22"/>
              <w:lang w:eastAsia="en-US"/>
            </w:rPr>
          </w:pPr>
          <w:del w:id="208" w:author="ASUS MAXIMUS IX HERO" w:date="2026-02-24T21:16:00Z">
            <w:r w:rsidRPr="00DA15A5" w:rsidDel="008C52B9">
              <w:rPr>
                <w:rStyle w:val="Hyperlink"/>
                <w:rFonts w:ascii="Times New Roman" w:hAnsi="Times New Roman" w:cs="Times New Roman"/>
                <w:noProof/>
              </w:rPr>
              <w:delText>Ablations</w:delText>
            </w:r>
            <w:r w:rsidRPr="00DA15A5" w:rsidDel="008C52B9">
              <w:rPr>
                <w:rFonts w:ascii="Times New Roman" w:hAnsi="Times New Roman" w:cs="Times New Roman"/>
                <w:noProof/>
                <w:webHidden/>
              </w:rPr>
              <w:tab/>
              <w:delText>13</w:delText>
            </w:r>
          </w:del>
        </w:p>
        <w:p w:rsidR="00AB5A7E" w:rsidRPr="00DA15A5" w:rsidDel="008C52B9" w:rsidRDefault="00AB5A7E">
          <w:pPr>
            <w:pStyle w:val="TOC1"/>
            <w:tabs>
              <w:tab w:val="right" w:leader="dot" w:pos="9350"/>
            </w:tabs>
            <w:rPr>
              <w:del w:id="209" w:author="ASUS MAXIMUS IX HERO" w:date="2026-02-24T21:16:00Z"/>
              <w:rFonts w:ascii="Times New Roman" w:hAnsi="Times New Roman" w:cs="Times New Roman"/>
              <w:noProof/>
              <w:sz w:val="22"/>
              <w:szCs w:val="22"/>
              <w:lang w:eastAsia="en-US"/>
            </w:rPr>
          </w:pPr>
          <w:del w:id="210" w:author="ASUS MAXIMUS IX HERO" w:date="2026-02-24T21:16:00Z">
            <w:r w:rsidRPr="00DA15A5" w:rsidDel="008C52B9">
              <w:rPr>
                <w:rStyle w:val="Hyperlink"/>
                <w:rFonts w:ascii="Times New Roman" w:hAnsi="Times New Roman" w:cs="Times New Roman"/>
                <w:noProof/>
              </w:rPr>
              <w:delText>Conclusion and Future Work</w:delText>
            </w:r>
            <w:r w:rsidRPr="00DA15A5" w:rsidDel="008C52B9">
              <w:rPr>
                <w:rFonts w:ascii="Times New Roman" w:hAnsi="Times New Roman" w:cs="Times New Roman"/>
                <w:noProof/>
                <w:webHidden/>
              </w:rPr>
              <w:tab/>
              <w:delText>13</w:delText>
            </w:r>
          </w:del>
        </w:p>
        <w:p w:rsidR="00AB5A7E" w:rsidRPr="00DA15A5" w:rsidDel="008C52B9" w:rsidRDefault="00AB5A7E">
          <w:pPr>
            <w:pStyle w:val="TOC1"/>
            <w:tabs>
              <w:tab w:val="right" w:leader="dot" w:pos="9350"/>
            </w:tabs>
            <w:rPr>
              <w:del w:id="211" w:author="ASUS MAXIMUS IX HERO" w:date="2026-02-24T21:16:00Z"/>
              <w:rFonts w:ascii="Times New Roman" w:hAnsi="Times New Roman" w:cs="Times New Roman"/>
              <w:noProof/>
              <w:sz w:val="22"/>
              <w:szCs w:val="22"/>
              <w:lang w:eastAsia="en-US"/>
            </w:rPr>
          </w:pPr>
          <w:del w:id="212" w:author="ASUS MAXIMUS IX HERO" w:date="2026-02-24T21:16:00Z">
            <w:r w:rsidRPr="00DA15A5" w:rsidDel="008C52B9">
              <w:rPr>
                <w:rStyle w:val="Hyperlink"/>
                <w:rFonts w:ascii="Times New Roman" w:hAnsi="Times New Roman" w:cs="Times New Roman"/>
                <w:noProof/>
              </w:rPr>
              <w:delText>Repository Structure and Artifacts</w:delText>
            </w:r>
            <w:r w:rsidRPr="00DA15A5" w:rsidDel="008C52B9">
              <w:rPr>
                <w:rFonts w:ascii="Times New Roman" w:hAnsi="Times New Roman" w:cs="Times New Roman"/>
                <w:noProof/>
                <w:webHidden/>
              </w:rPr>
              <w:tab/>
              <w:delText>13</w:delText>
            </w:r>
          </w:del>
        </w:p>
        <w:p w:rsidR="00AB5A7E" w:rsidRPr="00DA15A5" w:rsidDel="008C52B9" w:rsidRDefault="00AB5A7E">
          <w:pPr>
            <w:pStyle w:val="TOC2"/>
            <w:tabs>
              <w:tab w:val="right" w:leader="dot" w:pos="9350"/>
            </w:tabs>
            <w:rPr>
              <w:del w:id="213" w:author="ASUS MAXIMUS IX HERO" w:date="2026-02-24T21:16:00Z"/>
              <w:rFonts w:ascii="Times New Roman" w:hAnsi="Times New Roman" w:cs="Times New Roman"/>
              <w:noProof/>
              <w:sz w:val="22"/>
              <w:szCs w:val="22"/>
              <w:lang w:eastAsia="en-US"/>
            </w:rPr>
          </w:pPr>
          <w:del w:id="214" w:author="ASUS MAXIMUS IX HERO" w:date="2026-02-24T21:16:00Z">
            <w:r w:rsidRPr="00DA15A5" w:rsidDel="008C52B9">
              <w:rPr>
                <w:rStyle w:val="Hyperlink"/>
                <w:rFonts w:ascii="Times New Roman" w:hAnsi="Times New Roman" w:cs="Times New Roman"/>
                <w:noProof/>
              </w:rPr>
              <w:delText>References</w:delText>
            </w:r>
            <w:r w:rsidRPr="00DA15A5" w:rsidDel="008C52B9">
              <w:rPr>
                <w:rFonts w:ascii="Times New Roman" w:hAnsi="Times New Roman" w:cs="Times New Roman"/>
                <w:noProof/>
                <w:webHidden/>
              </w:rPr>
              <w:tab/>
              <w:delText>14</w:delText>
            </w:r>
          </w:del>
        </w:p>
        <w:p w:rsidR="00D17753" w:rsidRPr="00DA15A5" w:rsidRDefault="00D17753" w:rsidP="00D17753">
          <w:pPr>
            <w:rPr>
              <w:rFonts w:ascii="Times New Roman" w:hAnsi="Times New Roman" w:cs="Times New Roman"/>
            </w:rPr>
          </w:pPr>
          <w:r w:rsidRPr="00DA15A5">
            <w:rPr>
              <w:rFonts w:ascii="Times New Roman" w:hAnsi="Times New Roman" w:cs="Times New Roman"/>
            </w:rPr>
            <w:fldChar w:fldCharType="end"/>
          </w:r>
        </w:p>
      </w:sdtContent>
    </w:sdt>
    <w:p w:rsidR="00D17753" w:rsidRPr="00DA15A5" w:rsidRDefault="00D17753">
      <w:pPr>
        <w:pStyle w:val="BodyText"/>
        <w:rPr>
          <w:ins w:id="215" w:author="ASUS MAXIMUS IX HERO" w:date="2026-02-24T21:17:00Z"/>
          <w:rFonts w:ascii="Times New Roman" w:hAnsi="Times New Roman" w:cs="Times New Roman"/>
        </w:rPr>
      </w:pPr>
    </w:p>
    <w:p w:rsidR="00FB377D" w:rsidRPr="00DA15A5" w:rsidRDefault="00FB377D">
      <w:pPr>
        <w:pStyle w:val="BodyText"/>
        <w:rPr>
          <w:ins w:id="216" w:author="ASUS MAXIMUS IX HERO" w:date="2026-02-24T21:17:00Z"/>
          <w:rFonts w:ascii="Times New Roman" w:hAnsi="Times New Roman" w:cs="Times New Roman"/>
        </w:rPr>
      </w:pPr>
    </w:p>
    <w:p w:rsidR="00FB377D" w:rsidRPr="00DA15A5" w:rsidRDefault="00FB377D">
      <w:pPr>
        <w:pStyle w:val="BodyText"/>
        <w:rPr>
          <w:ins w:id="217" w:author="ASUS MAXIMUS IX HERO" w:date="2026-02-24T21:17:00Z"/>
          <w:rFonts w:ascii="Times New Roman" w:hAnsi="Times New Roman" w:cs="Times New Roman"/>
        </w:rPr>
      </w:pPr>
    </w:p>
    <w:p w:rsidR="00FB377D" w:rsidRPr="00DA15A5" w:rsidRDefault="00FB377D">
      <w:pPr>
        <w:pStyle w:val="BodyText"/>
        <w:rPr>
          <w:ins w:id="218" w:author="ASUS MAXIMUS IX HERO" w:date="2026-02-24T21:17:00Z"/>
          <w:rFonts w:ascii="Times New Roman" w:hAnsi="Times New Roman" w:cs="Times New Roman"/>
        </w:rPr>
      </w:pPr>
    </w:p>
    <w:p w:rsidR="00FB377D" w:rsidRPr="00DA15A5" w:rsidRDefault="00FB377D">
      <w:pPr>
        <w:pStyle w:val="BodyText"/>
        <w:rPr>
          <w:ins w:id="219" w:author="ASUS MAXIMUS IX HERO" w:date="2026-02-24T21:17:00Z"/>
          <w:rFonts w:ascii="Times New Roman" w:hAnsi="Times New Roman" w:cs="Times New Roman"/>
        </w:rPr>
      </w:pPr>
    </w:p>
    <w:p w:rsidR="00FB377D" w:rsidRPr="00DA15A5" w:rsidRDefault="00FB377D">
      <w:pPr>
        <w:pStyle w:val="BodyText"/>
        <w:rPr>
          <w:ins w:id="220" w:author="ASUS MAXIMUS IX HERO" w:date="2026-02-24T21:17:00Z"/>
          <w:rFonts w:ascii="Times New Roman" w:hAnsi="Times New Roman" w:cs="Times New Roman"/>
        </w:rPr>
      </w:pPr>
    </w:p>
    <w:p w:rsidR="00FB377D" w:rsidRPr="00DA15A5" w:rsidRDefault="00FB377D">
      <w:pPr>
        <w:pStyle w:val="BodyText"/>
        <w:rPr>
          <w:ins w:id="221" w:author="ASUS MAXIMUS IX HERO" w:date="2026-02-24T21:17:00Z"/>
          <w:rFonts w:ascii="Times New Roman" w:hAnsi="Times New Roman" w:cs="Times New Roman"/>
        </w:rPr>
      </w:pPr>
    </w:p>
    <w:p w:rsidR="00FB377D" w:rsidRPr="00DA15A5" w:rsidRDefault="00FB377D">
      <w:pPr>
        <w:pStyle w:val="BodyText"/>
        <w:rPr>
          <w:ins w:id="222" w:author="ASUS MAXIMUS IX HERO" w:date="2026-02-24T21:17:00Z"/>
          <w:rFonts w:ascii="Times New Roman" w:hAnsi="Times New Roman" w:cs="Times New Roman"/>
        </w:rPr>
      </w:pPr>
    </w:p>
    <w:p w:rsidR="00FB377D" w:rsidRPr="00DA15A5" w:rsidRDefault="00FB377D">
      <w:pPr>
        <w:pStyle w:val="BodyText"/>
        <w:rPr>
          <w:ins w:id="223" w:author="ASUS MAXIMUS IX HERO" w:date="2026-02-24T21:17:00Z"/>
          <w:rFonts w:ascii="Times New Roman" w:hAnsi="Times New Roman" w:cs="Times New Roman"/>
        </w:rPr>
      </w:pPr>
    </w:p>
    <w:p w:rsidR="0094352E" w:rsidRPr="00DA15A5" w:rsidRDefault="0094352E">
      <w:pPr>
        <w:pStyle w:val="BodyText"/>
        <w:rPr>
          <w:rFonts w:ascii="Times New Roman" w:hAnsi="Times New Roman" w:cs="Times New Roman"/>
        </w:rPr>
      </w:pPr>
    </w:p>
    <w:p w:rsidR="00666F86" w:rsidRPr="00DA15A5" w:rsidRDefault="00590D5F">
      <w:pPr>
        <w:pStyle w:val="Heading1"/>
        <w:rPr>
          <w:rFonts w:ascii="Times New Roman" w:hAnsi="Times New Roman" w:cs="Times New Roman"/>
        </w:rPr>
      </w:pPr>
      <w:bookmarkStart w:id="224" w:name="_Toc223292322"/>
      <w:bookmarkStart w:id="225" w:name="acknowledgements"/>
      <w:bookmarkEnd w:id="7"/>
      <w:r w:rsidRPr="00DA15A5">
        <w:rPr>
          <w:rFonts w:ascii="Times New Roman" w:hAnsi="Times New Roman" w:cs="Times New Roman"/>
        </w:rPr>
        <w:lastRenderedPageBreak/>
        <w:t>Acknowledgements</w:t>
      </w:r>
      <w:bookmarkEnd w:id="224"/>
    </w:p>
    <w:p w:rsidR="00D17753" w:rsidRPr="00DA15A5" w:rsidRDefault="00590D5F" w:rsidP="00D17753">
      <w:pPr>
        <w:pStyle w:val="FirstParagraph"/>
        <w:rPr>
          <w:rFonts w:ascii="Times New Roman" w:hAnsi="Times New Roman" w:cs="Times New Roman"/>
        </w:rPr>
      </w:pPr>
      <w:r w:rsidRPr="00DA15A5">
        <w:rPr>
          <w:rFonts w:ascii="Times New Roman" w:hAnsi="Times New Roman" w:cs="Times New Roman"/>
        </w:rPr>
        <w:t xml:space="preserve">I would like to express my sincere gratitude to my supervisor, Dr. </w:t>
      </w:r>
      <w:r w:rsidR="00542AB8" w:rsidRPr="00DA15A5">
        <w:rPr>
          <w:rFonts w:ascii="Times New Roman" w:hAnsi="Times New Roman" w:cs="Times New Roman"/>
        </w:rPr>
        <w:t>Haris Mehail</w:t>
      </w:r>
      <w:r w:rsidRPr="00DA15A5">
        <w:rPr>
          <w:rFonts w:ascii="Times New Roman" w:hAnsi="Times New Roman" w:cs="Times New Roman"/>
        </w:rPr>
        <w:t>, for guidance and support throughout this work. I also thank my colleagues and family for their encouragement. Finally, I acknowledge the use of open-source tools and datasets that enabled this research.</w:t>
      </w:r>
      <w:bookmarkStart w:id="226" w:name="introduction"/>
      <w:bookmarkEnd w:id="225"/>
    </w:p>
    <w:p w:rsidR="00D17753" w:rsidRPr="00DA15A5" w:rsidRDefault="00D17753">
      <w:pPr>
        <w:pStyle w:val="Heading1"/>
        <w:rPr>
          <w:rFonts w:ascii="Times New Roman" w:hAnsi="Times New Roman" w:cs="Times New Roman"/>
        </w:rPr>
      </w:pPr>
    </w:p>
    <w:p w:rsidR="00D17753" w:rsidRPr="00DA15A5" w:rsidRDefault="00D17753">
      <w:pPr>
        <w:pStyle w:val="Heading1"/>
        <w:rPr>
          <w:rFonts w:ascii="Times New Roman" w:hAnsi="Times New Roman" w:cs="Times New Roman"/>
        </w:rPr>
      </w:pPr>
    </w:p>
    <w:p w:rsidR="00D17753" w:rsidRPr="00DA15A5" w:rsidRDefault="00D17753">
      <w:pPr>
        <w:pStyle w:val="Heading1"/>
        <w:rPr>
          <w:rFonts w:ascii="Times New Roman" w:hAnsi="Times New Roman" w:cs="Times New Roman"/>
        </w:rPr>
      </w:pPr>
    </w:p>
    <w:p w:rsidR="00D17753" w:rsidRPr="00DA15A5" w:rsidRDefault="00D17753">
      <w:pPr>
        <w:pStyle w:val="Heading1"/>
        <w:rPr>
          <w:rFonts w:ascii="Times New Roman" w:hAnsi="Times New Roman" w:cs="Times New Roman"/>
        </w:rPr>
      </w:pPr>
    </w:p>
    <w:p w:rsidR="00D17753" w:rsidRPr="00DA15A5" w:rsidRDefault="00D17753" w:rsidP="00D17753">
      <w:pPr>
        <w:pStyle w:val="BodyText"/>
        <w:rPr>
          <w:rFonts w:ascii="Times New Roman" w:hAnsi="Times New Roman" w:cs="Times New Roman"/>
        </w:rPr>
      </w:pPr>
    </w:p>
    <w:p w:rsidR="00D17753" w:rsidRPr="00DA15A5" w:rsidRDefault="00D17753" w:rsidP="00D17753">
      <w:pPr>
        <w:pStyle w:val="BodyText"/>
        <w:rPr>
          <w:rFonts w:ascii="Times New Roman" w:hAnsi="Times New Roman" w:cs="Times New Roman"/>
        </w:rPr>
      </w:pPr>
    </w:p>
    <w:p w:rsidR="00D17753" w:rsidRPr="00DA15A5" w:rsidRDefault="00D17753" w:rsidP="00D17753">
      <w:pPr>
        <w:pStyle w:val="BodyText"/>
        <w:rPr>
          <w:rFonts w:ascii="Times New Roman" w:hAnsi="Times New Roman" w:cs="Times New Roman"/>
        </w:rPr>
      </w:pPr>
    </w:p>
    <w:p w:rsidR="00D17753" w:rsidRPr="00DA15A5" w:rsidRDefault="00D17753" w:rsidP="00D17753">
      <w:pPr>
        <w:pStyle w:val="BodyText"/>
        <w:rPr>
          <w:rFonts w:ascii="Times New Roman" w:hAnsi="Times New Roman" w:cs="Times New Roman"/>
        </w:rPr>
      </w:pPr>
    </w:p>
    <w:p w:rsidR="00D17753" w:rsidRPr="00DA15A5" w:rsidRDefault="00D17753" w:rsidP="00D17753">
      <w:pPr>
        <w:pStyle w:val="BodyText"/>
        <w:rPr>
          <w:rFonts w:ascii="Times New Roman" w:hAnsi="Times New Roman" w:cs="Times New Roman"/>
        </w:rPr>
      </w:pPr>
    </w:p>
    <w:p w:rsidR="00D17753" w:rsidRPr="00DA15A5" w:rsidRDefault="00D17753" w:rsidP="00D17753">
      <w:pPr>
        <w:pStyle w:val="BodyText"/>
        <w:rPr>
          <w:rFonts w:ascii="Times New Roman" w:hAnsi="Times New Roman" w:cs="Times New Roman"/>
        </w:rPr>
      </w:pPr>
    </w:p>
    <w:p w:rsidR="00D17753" w:rsidRPr="00DA15A5" w:rsidRDefault="00D17753" w:rsidP="00D17753">
      <w:pPr>
        <w:pStyle w:val="BodyText"/>
        <w:rPr>
          <w:rFonts w:ascii="Times New Roman" w:hAnsi="Times New Roman" w:cs="Times New Roman"/>
        </w:rPr>
      </w:pPr>
    </w:p>
    <w:p w:rsidR="00D17753" w:rsidRPr="00DA15A5" w:rsidRDefault="00D17753" w:rsidP="00D17753">
      <w:pPr>
        <w:pStyle w:val="BodyText"/>
        <w:rPr>
          <w:rFonts w:ascii="Times New Roman" w:hAnsi="Times New Roman" w:cs="Times New Roman"/>
        </w:rPr>
      </w:pPr>
    </w:p>
    <w:p w:rsidR="00D17753" w:rsidRPr="00DA15A5" w:rsidRDefault="00D17753">
      <w:pPr>
        <w:pStyle w:val="Heading1"/>
        <w:rPr>
          <w:rFonts w:ascii="Times New Roman" w:hAnsi="Times New Roman" w:cs="Times New Roman"/>
        </w:rPr>
      </w:pPr>
    </w:p>
    <w:p w:rsidR="00D17753" w:rsidRPr="00DA15A5" w:rsidRDefault="00D17753">
      <w:pPr>
        <w:pStyle w:val="Heading1"/>
        <w:rPr>
          <w:rFonts w:ascii="Times New Roman" w:hAnsi="Times New Roman" w:cs="Times New Roman"/>
        </w:rPr>
      </w:pPr>
    </w:p>
    <w:p w:rsidR="00D17753" w:rsidRPr="00DA15A5" w:rsidRDefault="00D17753">
      <w:pPr>
        <w:pStyle w:val="Heading1"/>
        <w:rPr>
          <w:rFonts w:ascii="Times New Roman" w:hAnsi="Times New Roman" w:cs="Times New Roman"/>
        </w:rPr>
      </w:pPr>
    </w:p>
    <w:p w:rsidR="00D17753" w:rsidRPr="00DA15A5" w:rsidRDefault="00D17753" w:rsidP="00D17753">
      <w:pPr>
        <w:pStyle w:val="BodyText"/>
        <w:rPr>
          <w:rFonts w:ascii="Times New Roman" w:hAnsi="Times New Roman" w:cs="Times New Roman"/>
        </w:rPr>
      </w:pPr>
    </w:p>
    <w:p w:rsidR="00666F86" w:rsidRPr="00DA15A5" w:rsidRDefault="00590D5F">
      <w:pPr>
        <w:pStyle w:val="Heading1"/>
        <w:rPr>
          <w:rFonts w:ascii="Times New Roman" w:hAnsi="Times New Roman" w:cs="Times New Roman"/>
        </w:rPr>
      </w:pPr>
      <w:bookmarkStart w:id="227" w:name="_Toc223292323"/>
      <w:r w:rsidRPr="00DA15A5">
        <w:rPr>
          <w:rFonts w:ascii="Times New Roman" w:hAnsi="Times New Roman" w:cs="Times New Roman"/>
        </w:rPr>
        <w:lastRenderedPageBreak/>
        <w:t>Introduction</w:t>
      </w:r>
      <w:bookmarkEnd w:id="227"/>
    </w:p>
    <w:p w:rsidR="00E11471" w:rsidRPr="00DA15A5" w:rsidRDefault="00E11471" w:rsidP="00E11471">
      <w:pPr>
        <w:pStyle w:val="NormalWeb"/>
        <w:rPr>
          <w:ins w:id="228" w:author="ASUS MAXIMUS IX HERO" w:date="2026-02-25T22:56:00Z"/>
        </w:rPr>
      </w:pPr>
      <w:ins w:id="229" w:author="ASUS MAXIMUS IX HERO" w:date="2026-02-25T22:56:00Z">
        <w:r w:rsidRPr="00DA15A5">
          <w:t xml:space="preserve">Wildfires pose severe environmental and socioeconomic risks, including loss of life, destruction of infrastructure, ecosystem degradation, and long-term impacts on air quality and public health. Their frequency and intensity have motivated increased reliance on </w:t>
        </w:r>
        <w:r w:rsidRPr="00DA15A5">
          <w:rPr>
            <w:rStyle w:val="Strong"/>
          </w:rPr>
          <w:t>imagery-driven monitoring</w:t>
        </w:r>
        <w:r w:rsidRPr="00DA15A5">
          <w:t xml:space="preserve">, ranging from satellite and airborne observations to fixed ground-camera systems, because imagery provides both wide-area coverage and rich contextual information for detection and situational awareness. Recent reviews of wildfire remote sensing emphasize that </w:t>
        </w:r>
        <w:r w:rsidRPr="00DA15A5">
          <w:rPr>
            <w:rStyle w:val="Strong"/>
          </w:rPr>
          <w:t>early detection and rapid mapping</w:t>
        </w:r>
        <w:r w:rsidRPr="00DA15A5">
          <w:t xml:space="preserve"> remain central goals, but they also highlight practical constraints such as data availability, preprocessing complexity, and the difficulty of operational deployment under real-world conditions. </w:t>
        </w:r>
        <w:r w:rsidRPr="00DA15A5">
          <w:rPr>
            <w:rStyle w:val="Strong"/>
          </w:rPr>
          <w:t>These constraints are especially important at the “early response” stage</w:t>
        </w:r>
        <w:r w:rsidRPr="00DA15A5">
          <w:t>, where even small delays can reduce the effectiveness of mitigation and suppression actions. [1]</w:t>
        </w:r>
      </w:ins>
    </w:p>
    <w:p w:rsidR="00E11471" w:rsidRPr="00DA15A5" w:rsidRDefault="00E11471" w:rsidP="00E11471">
      <w:pPr>
        <w:pStyle w:val="NormalWeb"/>
        <w:rPr>
          <w:ins w:id="230" w:author="ASUS MAXIMUS IX HERO" w:date="2026-02-25T22:56:00Z"/>
        </w:rPr>
      </w:pPr>
      <w:ins w:id="231" w:author="ASUS MAXIMUS IX HERO" w:date="2026-02-25T22:56:00Z">
        <w:r w:rsidRPr="00DA15A5">
          <w:t xml:space="preserve">Modern wildfire detection systems increasingly leverage </w:t>
        </w:r>
        <w:r w:rsidRPr="00DA15A5">
          <w:rPr>
            <w:rStyle w:val="Strong"/>
          </w:rPr>
          <w:t>computer vision and machine learning</w:t>
        </w:r>
        <w:r w:rsidRPr="00DA15A5">
          <w:t xml:space="preserve"> to classify or segment imagery into fire and non-fire regions. In remote sensing, deep learning methods have been widely explored for detect</w:t>
        </w:r>
      </w:ins>
      <w:ins w:id="232" w:author="ASUS MAXIMUS IX HERO" w:date="2026-02-26T14:22:00Z">
        <w:r w:rsidR="00814169" w:rsidRPr="00DA15A5">
          <w:t>computing</w:t>
        </w:r>
      </w:ins>
      <w:ins w:id="233" w:author="ASUS MAXIMUS IX HERO" w:date="2026-02-25T22:56:00Z">
        <w:r w:rsidRPr="00DA15A5">
          <w:t xml:space="preserve">pping, and prediction tasks using multispectral and hyperspectral sources, often demonstrating strong representational power but requiring substantial compute and careful data handling. For example, hyperspectral wildfire mapping using CNN-based spatial–spectral processing can improve discrimination performance, but the increased model complexity and data-processing overhead can be challenging for real-time or edge deployment. [2] In contrast, earlier ground-camera methods demonstrate that simple “handcrafted” cues—such as color and motion—can be effective but may suffer from false alarms when fire-like colors or illumination changes occur; these findings remain relevant today because they expose the fundamental ambiguity of relying on limited visual features. [3] This thesis is positioned within this broad landscape: it focuses on </w:t>
        </w:r>
        <w:r w:rsidRPr="00DA15A5">
          <w:rPr>
            <w:rStyle w:val="Strong"/>
          </w:rPr>
          <w:t>camera imagery</w:t>
        </w:r>
        <w:r w:rsidRPr="00DA15A5">
          <w:t xml:space="preserve"> and addresses the design question of how to achieve </w:t>
        </w:r>
        <w:r w:rsidRPr="00DA15A5">
          <w:rPr>
            <w:rStyle w:val="Strong"/>
          </w:rPr>
          <w:t>reliable, real-time inference</w:t>
        </w:r>
        <w:r w:rsidRPr="00DA15A5">
          <w:t xml:space="preserve"> under practical edge constraints.</w:t>
        </w:r>
      </w:ins>
    </w:p>
    <w:p w:rsidR="00E11471" w:rsidRPr="00DA15A5" w:rsidRDefault="00E11471" w:rsidP="00E11471">
      <w:pPr>
        <w:pStyle w:val="NormalWeb"/>
        <w:rPr>
          <w:ins w:id="234" w:author="ASUS MAXIMUS IX HERO" w:date="2026-02-25T22:56:00Z"/>
        </w:rPr>
      </w:pPr>
      <w:ins w:id="235" w:author="ASUS MAXIMUS IX HERO" w:date="2026-02-25T22:56:00Z">
        <w:r w:rsidRPr="00DA15A5">
          <w:t xml:space="preserve">A key deployment challenge is that the most accurate vision models are often the most computationally demanding. When inference must operate close to the sensor—where power, bandwidth, and latency constraints are strict—model design becomes an optimization problem with competing objectives. Increasing model capacity can improve accuracy, but it typically increases compute, memory traffic, and energy consumption; conversely, reducing compute and precision improves efficiency and throughput but can reduce accuracy. This trade-off is repeatedly emphasized in FPGA-oriented deep-learning literature, which frames performance as the outcome of balancing </w:t>
        </w:r>
        <w:r w:rsidRPr="00DA15A5">
          <w:rPr>
            <w:rStyle w:val="Strong"/>
          </w:rPr>
          <w:t>precision</w:t>
        </w:r>
        <w:r w:rsidRPr="00DA15A5">
          <w:t xml:space="preserve">, </w:t>
        </w:r>
        <w:r w:rsidRPr="00DA15A5">
          <w:rPr>
            <w:rStyle w:val="Strong"/>
          </w:rPr>
          <w:t>parallelism</w:t>
        </w:r>
        <w:r w:rsidRPr="00DA15A5">
          <w:t xml:space="preserve">, and </w:t>
        </w:r>
        <w:r w:rsidRPr="00DA15A5">
          <w:rPr>
            <w:rStyle w:val="Strong"/>
          </w:rPr>
          <w:t>resource usage</w:t>
        </w:r>
        <w:r w:rsidRPr="00DA15A5">
          <w:t>. Unlike general-purpose processors with fixed datapaths, FPGAs allow designers to tailor arithmetic precision and pipeline structure to meet a required throughput within a bounded hardware budget, making them well-suited for edge inference when determinism and efficiency are priorities. [11], [15]</w:t>
        </w:r>
      </w:ins>
    </w:p>
    <w:p w:rsidR="00E11471" w:rsidRPr="00DA15A5" w:rsidRDefault="00E11471" w:rsidP="00E11471">
      <w:pPr>
        <w:pStyle w:val="NormalWeb"/>
        <w:rPr>
          <w:ins w:id="236" w:author="ASUS MAXIMUS IX HERO" w:date="2026-02-25T22:56:00Z"/>
        </w:rPr>
      </w:pPr>
      <w:ins w:id="237" w:author="ASUS MAXIMUS IX HERO" w:date="2026-02-25T22:56:00Z">
        <w:r w:rsidRPr="00DA15A5">
          <w:t xml:space="preserve">Field-programmable gate arrays (FPGAs) are therefore an attractive platform for edge computer vision due to their reconfigurable logic, inherent parallelism, and ability to provide </w:t>
        </w:r>
        <w:r w:rsidRPr="00DA15A5">
          <w:rPr>
            <w:rStyle w:val="Strong"/>
          </w:rPr>
          <w:t>deterministic low-latency computation</w:t>
        </w:r>
        <w:r w:rsidRPr="00DA15A5">
          <w:t xml:space="preserve">. FPGA implementations can exploit fine-grained concurrency (e.g., parallel multiply–accumulate units) and deep pipelining to sustain high throughput. FPGA acceleration studies—particularly those focused on low-precision and bit-level neural computation—also show that efficiency gains often come from reducing arithmetic cost and </w:t>
        </w:r>
        <w:r w:rsidRPr="00DA15A5">
          <w:lastRenderedPageBreak/>
          <w:t>maximizing on-chip reuse, reinforcing the value of hardware-aware model design. [6], [11] From a digital design perspective, FPGAs are also supported by a mature tool flow (RTL simulation, synthesis, implementation, and bitstream generation), which enables systematic verification and timing closure when the design is written in synthesizable HDL such as VHDL. [12]</w:t>
        </w:r>
      </w:ins>
    </w:p>
    <w:p w:rsidR="003B6E49" w:rsidRPr="00DA15A5" w:rsidRDefault="00E11471" w:rsidP="00E11471">
      <w:pPr>
        <w:pStyle w:val="NormalWeb"/>
        <w:rPr>
          <w:ins w:id="238" w:author="ASUS MAXIMUS IX HERO" w:date="2026-02-26T14:06:00Z"/>
        </w:rPr>
      </w:pPr>
      <w:ins w:id="239" w:author="ASUS MAXIMUS IX HERO" w:date="2026-02-25T22:56:00Z">
        <w:r w:rsidRPr="00DA15A5">
          <w:t xml:space="preserve">Motivated by these considerations, this thesis investigates an FPGA-based implementation of a </w:t>
        </w:r>
        <w:r w:rsidRPr="00DA15A5">
          <w:rPr>
            <w:rStyle w:val="Strong"/>
          </w:rPr>
          <w:t>compact multilayer perceptron (MLP)</w:t>
        </w:r>
        <w:r w:rsidRPr="00DA15A5">
          <w:t xml:space="preserve"> that performs </w:t>
        </w:r>
        <w:r w:rsidRPr="00DA15A5">
          <w:rPr>
            <w:rStyle w:val="Strong"/>
          </w:rPr>
          <w:t>per-pixel wildfire classification</w:t>
        </w:r>
        <w:r w:rsidRPr="00DA15A5">
          <w:t xml:space="preserve"> from RGB inputs. The central methodological choice is deliberately “hardware-first”: rather than adopting a spatial-context model (e.g., a CNN), the approach treats each pixel as an independent RGB feature vector and learns a nonlinear decision boundary in color space. This choice produces a simple inference graph dominated by dot products and nonlinear activation, which maps naturally to hardware as fixed-point multiply–accumulate operations plus an activation approximation. Prior work has shown that MLP-style networks are amenable to direct FPGA implementation in VHDL, and that LUT-based activation (e.g., sigmoid) is a practical alternative to direct nonlinear computation in digital logic. [5], [10], [13] In addition, end-to-end wildfire system proposals that combine sensing, decision logic, and classification illustrate how detection components can be embedded into broader operational workflows, further motivating real-time and deployable inference pipelines—even though the present thesis focuses specifically on pixel-level camera classification rather than multi-source fu</w:t>
        </w:r>
        <w:r w:rsidR="00C74677" w:rsidRPr="00DA15A5">
          <w:t>sion. [4]</w:t>
        </w:r>
      </w:ins>
    </w:p>
    <w:p w:rsidR="00C74677" w:rsidRPr="00DA15A5" w:rsidRDefault="00C74677" w:rsidP="00E11471">
      <w:pPr>
        <w:pStyle w:val="NormalWeb"/>
        <w:rPr>
          <w:ins w:id="240" w:author="ASUS MAXIMUS IX HERO" w:date="2026-02-26T14:06:00Z"/>
        </w:rPr>
      </w:pPr>
    </w:p>
    <w:p w:rsidR="00C74677" w:rsidRPr="00DA15A5" w:rsidRDefault="00C74677" w:rsidP="00E11471">
      <w:pPr>
        <w:pStyle w:val="NormalWeb"/>
        <w:rPr>
          <w:ins w:id="241" w:author="ASUS MAXIMUS IX HERO" w:date="2026-02-26T14:06:00Z"/>
        </w:rPr>
      </w:pPr>
    </w:p>
    <w:p w:rsidR="00C74677" w:rsidRPr="00DA15A5" w:rsidRDefault="00C74677" w:rsidP="00E11471">
      <w:pPr>
        <w:pStyle w:val="NormalWeb"/>
        <w:rPr>
          <w:ins w:id="242" w:author="ASUS MAXIMUS IX HERO" w:date="2026-02-25T22:58:00Z"/>
        </w:rPr>
      </w:pPr>
    </w:p>
    <w:p w:rsidR="00E11471" w:rsidRPr="00DA15A5" w:rsidRDefault="00E11471" w:rsidP="00E11471">
      <w:pPr>
        <w:pStyle w:val="NormalWeb"/>
        <w:rPr>
          <w:ins w:id="243" w:author="ASUS MAXIMUS IX HERO" w:date="2026-02-25T22:56:00Z"/>
        </w:rPr>
      </w:pPr>
      <w:ins w:id="244" w:author="ASUS MAXIMUS IX HERO" w:date="2026-02-25T22:56:00Z">
        <w:r w:rsidRPr="00DA15A5">
          <w:t>The contributions of this work are summarized as follows:</w:t>
        </w:r>
      </w:ins>
    </w:p>
    <w:p w:rsidR="00E11471" w:rsidRPr="00DA15A5" w:rsidRDefault="00E11471" w:rsidP="00E11471">
      <w:pPr>
        <w:pStyle w:val="NormalWeb"/>
        <w:numPr>
          <w:ilvl w:val="0"/>
          <w:numId w:val="24"/>
        </w:numPr>
        <w:rPr>
          <w:ins w:id="245" w:author="ASUS MAXIMUS IX HERO" w:date="2026-02-25T22:56:00Z"/>
        </w:rPr>
      </w:pPr>
      <w:ins w:id="246" w:author="ASUS MAXIMUS IX HERO" w:date="2026-02-25T22:56:00Z">
        <w:r w:rsidRPr="00DA15A5">
          <w:rPr>
            <w:rStyle w:val="Strong"/>
          </w:rPr>
          <w:t>A reproducible training pipeline</w:t>
        </w:r>
        <w:r w:rsidRPr="00DA15A5">
          <w:t xml:space="preserve"> for a lightweight RGB-MLP designed to remain compatible with fixed-point inference and deterministic hardware mapping.</w:t>
        </w:r>
      </w:ins>
    </w:p>
    <w:p w:rsidR="00E11471" w:rsidRPr="00DA15A5" w:rsidRDefault="00E11471" w:rsidP="00E11471">
      <w:pPr>
        <w:pStyle w:val="NormalWeb"/>
        <w:numPr>
          <w:ilvl w:val="0"/>
          <w:numId w:val="24"/>
        </w:numPr>
        <w:rPr>
          <w:ins w:id="247" w:author="ASUS MAXIMUS IX HERO" w:date="2026-02-25T22:56:00Z"/>
        </w:rPr>
      </w:pPr>
      <w:ins w:id="248" w:author="ASUS MAXIMUS IX HERO" w:date="2026-02-25T22:56:00Z">
        <w:r w:rsidRPr="00DA15A5">
          <w:rPr>
            <w:rStyle w:val="Strong"/>
          </w:rPr>
          <w:t>A quantization-aware export flow</w:t>
        </w:r>
        <w:r w:rsidRPr="00DA15A5">
          <w:t xml:space="preserve"> that produces fixed-point weights, biases, and a sigmoid activation lookup table suitable for direct integration into VHDL-based inference. This aligns with established FPGA ANN practice where training is performed offline</w:t>
        </w:r>
      </w:ins>
      <w:ins w:id="249" w:author="ASUS MAXIMUS IX HERO" w:date="2026-02-26T14:22:00Z">
        <w:r w:rsidR="00814169" w:rsidRPr="00DA15A5">
          <w:t>,</w:t>
        </w:r>
      </w:ins>
      <w:ins w:id="250" w:author="ASUS MAXIMUS IX HERO" w:date="2026-02-25T22:56:00Z">
        <w:r w:rsidRPr="00DA15A5">
          <w:t xml:space="preserve"> and inference is deployed as a fixed-parameter hardware datapath. [10], [13]</w:t>
        </w:r>
      </w:ins>
    </w:p>
    <w:p w:rsidR="00E11471" w:rsidRPr="00DA15A5" w:rsidRDefault="00E11471" w:rsidP="00E11471">
      <w:pPr>
        <w:pStyle w:val="NormalWeb"/>
        <w:numPr>
          <w:ilvl w:val="0"/>
          <w:numId w:val="24"/>
        </w:numPr>
        <w:rPr>
          <w:ins w:id="251" w:author="ASUS MAXIMUS IX HERO" w:date="2026-02-25T22:56:00Z"/>
        </w:rPr>
      </w:pPr>
      <w:ins w:id="252" w:author="ASUS MAXIMUS IX HERO" w:date="2026-02-25T22:56:00Z">
        <w:r w:rsidRPr="00DA15A5">
          <w:rPr>
            <w:rStyle w:val="Strong"/>
          </w:rPr>
          <w:t>A streaming VHDL architecture</w:t>
        </w:r>
        <w:r w:rsidRPr="00DA15A5">
          <w:t xml:space="preserve"> integrating the project modules (</w:t>
        </w:r>
        <w:r w:rsidRPr="00DA15A5">
          <w:rPr>
            <w:rStyle w:val="HTMLCode"/>
            <w:rFonts w:ascii="Times New Roman" w:hAnsi="Times New Roman" w:cs="Times New Roman"/>
            <w:rPrChange w:id="253" w:author="ASUS MAXIMUS IX HERO" w:date="2026-03-01T19:18:00Z">
              <w:rPr>
                <w:rStyle w:val="HTMLCode"/>
              </w:rPr>
            </w:rPrChange>
          </w:rPr>
          <w:t>multiplier</w:t>
        </w:r>
        <w:r w:rsidRPr="00DA15A5">
          <w:t xml:space="preserve">, </w:t>
        </w:r>
        <w:r w:rsidRPr="00DA15A5">
          <w:rPr>
            <w:rStyle w:val="HTMLCode"/>
            <w:rFonts w:ascii="Times New Roman" w:hAnsi="Times New Roman" w:cs="Times New Roman"/>
            <w:rPrChange w:id="254" w:author="ASUS MAXIMUS IX HERO" w:date="2026-03-01T19:18:00Z">
              <w:rPr>
                <w:rStyle w:val="HTMLCode"/>
              </w:rPr>
            </w:rPrChange>
          </w:rPr>
          <w:t>neuron</w:t>
        </w:r>
        <w:r w:rsidRPr="00DA15A5">
          <w:t xml:space="preserve">, </w:t>
        </w:r>
        <w:r w:rsidRPr="00DA15A5">
          <w:rPr>
            <w:rStyle w:val="HTMLCode"/>
            <w:rFonts w:ascii="Times New Roman" w:hAnsi="Times New Roman" w:cs="Times New Roman"/>
            <w:rPrChange w:id="255" w:author="ASUS MAXIMUS IX HERO" w:date="2026-03-01T19:18:00Z">
              <w:rPr>
                <w:rStyle w:val="HTMLCode"/>
              </w:rPr>
            </w:rPrChange>
          </w:rPr>
          <w:t>nn_rgb</w:t>
        </w:r>
        <w:r w:rsidRPr="00DA15A5">
          <w:t xml:space="preserve">, </w:t>
        </w:r>
        <w:r w:rsidRPr="00DA15A5">
          <w:rPr>
            <w:rStyle w:val="HTMLCode"/>
            <w:rFonts w:ascii="Times New Roman" w:hAnsi="Times New Roman" w:cs="Times New Roman"/>
            <w:rPrChange w:id="256" w:author="ASUS MAXIMUS IX HERO" w:date="2026-03-01T19:18:00Z">
              <w:rPr>
                <w:rStyle w:val="HTMLCode"/>
              </w:rPr>
            </w:rPrChange>
          </w:rPr>
          <w:t>sigmoid_lut</w:t>
        </w:r>
        <w:r w:rsidRPr="00DA15A5">
          <w:t>) to support continuous per-pixel inference with predictable latency and throughput. The design approach follows established RTL implementation patterns for neural networks: parallel MAC datapaths, explicit control/valid signaling, and LUT-based nonlinearities. [5], [10], [12]</w:t>
        </w:r>
      </w:ins>
    </w:p>
    <w:p w:rsidR="00E11471" w:rsidRPr="00DA15A5" w:rsidRDefault="00E11471" w:rsidP="00E11471">
      <w:pPr>
        <w:pStyle w:val="NormalWeb"/>
        <w:numPr>
          <w:ilvl w:val="0"/>
          <w:numId w:val="24"/>
        </w:numPr>
        <w:rPr>
          <w:ins w:id="257" w:author="ASUS MAXIMUS IX HERO" w:date="2026-02-25T22:56:00Z"/>
        </w:rPr>
      </w:pPr>
      <w:ins w:id="258" w:author="ASUS MAXIMUS IX HERO" w:date="2026-02-25T22:56:00Z">
        <w:r w:rsidRPr="00DA15A5">
          <w:rPr>
            <w:rStyle w:val="Strong"/>
          </w:rPr>
          <w:t>An evaluation of accuracy and hardware feasibility</w:t>
        </w:r>
        <w:r w:rsidRPr="00DA15A5">
          <w:t>, reporting classification metrics, fixed- versus floating-point differences, and FPGA implementation results (utilization and timing) for a Xilinx UltraScale target. The evaluation methodology is consistent with FPGA acceleration literature that treats precision/resource/timing trade-offs as first-class design outcomes. [11], [15]</w:t>
        </w:r>
      </w:ins>
    </w:p>
    <w:p w:rsidR="00E11471" w:rsidRPr="00DA15A5" w:rsidRDefault="00E11471" w:rsidP="00E11471">
      <w:pPr>
        <w:pStyle w:val="NormalWeb"/>
        <w:rPr>
          <w:ins w:id="259" w:author="ASUS MAXIMUS IX HERO" w:date="2026-02-25T22:56:00Z"/>
        </w:rPr>
      </w:pPr>
      <w:ins w:id="260" w:author="ASUS MAXIMUS IX HERO" w:date="2026-02-25T22:56:00Z">
        <w:r w:rsidRPr="00DA15A5">
          <w:lastRenderedPageBreak/>
          <w:t>Finally, this thesis is organized to reflect the full co-design workflow</w:t>
        </w:r>
      </w:ins>
      <w:ins w:id="261" w:author="ASUS MAXIMUS IX HERO" w:date="2026-03-01T18:50:00Z">
        <w:r w:rsidR="00454F84" w:rsidRPr="00DA15A5">
          <w:t xml:space="preserve"> between software and hardware</w:t>
        </w:r>
      </w:ins>
      <w:ins w:id="262" w:author="ASUS MAXIMUS IX HERO" w:date="2026-03-01T18:51:00Z">
        <w:r w:rsidR="00454F84" w:rsidRPr="00DA15A5">
          <w:t xml:space="preserve">, especially </w:t>
        </w:r>
      </w:ins>
      <w:ins w:id="263" w:author="ASUS MAXIMUS IX HERO" w:date="2026-03-01T18:53:00Z">
        <w:r w:rsidR="00454F84" w:rsidRPr="00DA15A5">
          <w:t>forward-looking</w:t>
        </w:r>
      </w:ins>
      <w:ins w:id="264" w:author="ASUS MAXIMUS IX HERO" w:date="2026-03-01T18:54:00Z">
        <w:r w:rsidR="00454F84" w:rsidRPr="00DA15A5">
          <w:rPr>
            <w:rPrChange w:id="265" w:author="ASUS MAXIMUS IX HERO" w:date="2026-03-01T19:18:00Z">
              <w:rPr>
                <w:lang w:val="el-GR"/>
              </w:rPr>
            </w:rPrChange>
          </w:rPr>
          <w:t xml:space="preserve"> </w:t>
        </w:r>
        <w:r w:rsidR="00454F84" w:rsidRPr="00DA15A5">
          <w:t xml:space="preserve">hardware approaches of </w:t>
        </w:r>
      </w:ins>
      <w:ins w:id="266" w:author="ASUS MAXIMUS IX HERO" w:date="2026-03-01T18:51:00Z">
        <w:r w:rsidR="00454F84" w:rsidRPr="00DA15A5">
          <w:t xml:space="preserve">neural networks and machine </w:t>
        </w:r>
      </w:ins>
      <w:ins w:id="267" w:author="ASUS MAXIMUS IX HERO" w:date="2026-03-01T18:52:00Z">
        <w:r w:rsidR="00454F84" w:rsidRPr="00DA15A5">
          <w:t>learning</w:t>
        </w:r>
      </w:ins>
      <w:ins w:id="268" w:author="ASUS MAXIMUS IX HERO" w:date="2026-02-25T22:56:00Z">
        <w:r w:rsidRPr="00DA15A5">
          <w:t>. After establishing background and relate</w:t>
        </w:r>
        <w:r w:rsidR="00454F84" w:rsidRPr="00DA15A5">
          <w:t xml:space="preserve">d work, the methodology </w:t>
        </w:r>
      </w:ins>
      <w:ins w:id="269" w:author="ASUS MAXIMUS IX HERO" w:date="2026-03-01T18:49:00Z">
        <w:r w:rsidR="00454F84" w:rsidRPr="00DA15A5">
          <w:t>sections</w:t>
        </w:r>
      </w:ins>
      <w:ins w:id="270" w:author="ASUS MAXIMUS IX HERO" w:date="2026-02-25T22:56:00Z">
        <w:r w:rsidRPr="00DA15A5">
          <w:t xml:space="preserve"> describe dataset preparation and training, followed by the fixed-point export pipeline used to produce hardware-compatible coefficients. The FPGA implementation chapter details the VHDL architecture, module structure, and Vivado integration. The results chapter then reports both </w:t>
        </w:r>
        <w:r w:rsidRPr="00DA15A5">
          <w:rPr>
            <w:rStyle w:val="Strong"/>
          </w:rPr>
          <w:t>classification performance</w:t>
        </w:r>
        <w:r w:rsidRPr="00DA15A5">
          <w:t xml:space="preserve"> and </w:t>
        </w:r>
        <w:r w:rsidRPr="00DA15A5">
          <w:rPr>
            <w:rStyle w:val="Strong"/>
          </w:rPr>
          <w:t>hardware implementation metrics</w:t>
        </w:r>
        <w:r w:rsidRPr="00DA15A5">
          <w:t>, enabling a complete assessment of whether compact per-pixel wildfire classification can be achieved with deterministic, resource-efficient FPGA inference.</w:t>
        </w:r>
      </w:ins>
    </w:p>
    <w:p w:rsidR="00AB5A7E" w:rsidRPr="00DA15A5" w:rsidDel="00E11471" w:rsidRDefault="00590D5F" w:rsidP="00AB5A7E">
      <w:pPr>
        <w:pStyle w:val="FirstParagraph"/>
        <w:rPr>
          <w:del w:id="271" w:author="ASUS MAXIMUS IX HERO" w:date="2026-02-25T22:56:00Z"/>
          <w:rFonts w:ascii="Times New Roman" w:hAnsi="Times New Roman" w:cs="Times New Roman"/>
        </w:rPr>
      </w:pPr>
      <w:del w:id="272" w:author="ASUS MAXIMUS IX HERO" w:date="2026-02-25T22:56:00Z">
        <w:r w:rsidRPr="00DA15A5" w:rsidDel="00E11471">
          <w:rPr>
            <w:rFonts w:ascii="Times New Roman" w:hAnsi="Times New Roman" w:cs="Times New Roman"/>
          </w:rPr>
          <w:delText>Wildfires pose severe environmental and socioeconomic risks. Early and reliable detection enables timely response and mitigation. Modern computer vision systems leverage machine learning to classify imagery; however, deploying such models for real-time operation at the edge often requires careful optimization</w:delText>
        </w:r>
        <w:r w:rsidR="00CA4019" w:rsidRPr="00DA15A5" w:rsidDel="00E11471">
          <w:rPr>
            <w:rFonts w:ascii="Times New Roman" w:hAnsi="Times New Roman" w:cs="Times New Roman"/>
          </w:rPr>
          <w:delText xml:space="preserve"> in aspects like speed, accuracy, and </w:delText>
        </w:r>
        <w:r w:rsidR="00AB5A7E" w:rsidRPr="00DA15A5" w:rsidDel="00E11471">
          <w:rPr>
            <w:rFonts w:ascii="Times New Roman" w:hAnsi="Times New Roman" w:cs="Times New Roman"/>
          </w:rPr>
          <w:delText>efficiency but always in inverse relation to one another.</w:delText>
        </w:r>
      </w:del>
    </w:p>
    <w:p w:rsidR="00666F86" w:rsidRPr="00DA15A5" w:rsidDel="00E11471" w:rsidRDefault="00590D5F">
      <w:pPr>
        <w:pStyle w:val="FirstParagraph"/>
        <w:rPr>
          <w:del w:id="273" w:author="ASUS MAXIMUS IX HERO" w:date="2026-02-25T22:56:00Z"/>
          <w:rFonts w:ascii="Times New Roman" w:hAnsi="Times New Roman" w:cs="Times New Roman"/>
        </w:rPr>
      </w:pPr>
      <w:del w:id="274" w:author="ASUS MAXIMUS IX HERO" w:date="2026-02-25T22:56:00Z">
        <w:r w:rsidRPr="00DA15A5" w:rsidDel="00E11471">
          <w:rPr>
            <w:rFonts w:ascii="Times New Roman" w:hAnsi="Times New Roman" w:cs="Times New Roman"/>
          </w:rPr>
          <w:delText xml:space="preserve">Field-programmable gate arrays (FPGAs) offer an attractive platform due to their </w:delText>
        </w:r>
        <w:r w:rsidR="00AB5A7E" w:rsidRPr="00DA15A5" w:rsidDel="00E11471">
          <w:rPr>
            <w:rFonts w:ascii="Times New Roman" w:hAnsi="Times New Roman" w:cs="Times New Roman"/>
          </w:rPr>
          <w:delText xml:space="preserve">flexibility, </w:delText>
        </w:r>
        <w:r w:rsidR="002569DD" w:rsidRPr="00DA15A5" w:rsidDel="00E11471">
          <w:rPr>
            <w:rFonts w:ascii="Times New Roman" w:hAnsi="Times New Roman" w:cs="Times New Roman"/>
          </w:rPr>
          <w:delText xml:space="preserve">inherent </w:delText>
        </w:r>
        <w:r w:rsidRPr="00DA15A5" w:rsidDel="00E11471">
          <w:rPr>
            <w:rFonts w:ascii="Times New Roman" w:hAnsi="Times New Roman" w:cs="Times New Roman"/>
          </w:rPr>
          <w:delText>parallelism, low latency, and energy efficiency.</w:delText>
        </w:r>
      </w:del>
    </w:p>
    <w:p w:rsidR="00666F86" w:rsidRPr="00DA15A5" w:rsidDel="00E11471" w:rsidRDefault="00590D5F">
      <w:pPr>
        <w:pStyle w:val="BodyText"/>
        <w:rPr>
          <w:del w:id="275" w:author="ASUS MAXIMUS IX HERO" w:date="2026-02-25T22:56:00Z"/>
          <w:rFonts w:ascii="Times New Roman" w:hAnsi="Times New Roman" w:cs="Times New Roman"/>
        </w:rPr>
      </w:pPr>
      <w:del w:id="276" w:author="ASUS MAXIMUS IX HERO" w:date="2026-02-25T22:56:00Z">
        <w:r w:rsidRPr="00DA15A5" w:rsidDel="00E11471">
          <w:rPr>
            <w:rFonts w:ascii="Times New Roman" w:hAnsi="Times New Roman" w:cs="Times New Roman"/>
          </w:rPr>
          <w:delText>This thesis investigates an FPGA-based implementation of a compact multilayer perceptron (MLP) that performs per-pixel wildfire classification from RGB inputs. The contributions of this work are:</w:delText>
        </w:r>
      </w:del>
    </w:p>
    <w:p w:rsidR="00666F86" w:rsidRPr="00DA15A5" w:rsidDel="00E11471" w:rsidRDefault="00590D5F">
      <w:pPr>
        <w:numPr>
          <w:ilvl w:val="0"/>
          <w:numId w:val="2"/>
        </w:numPr>
        <w:rPr>
          <w:del w:id="277" w:author="ASUS MAXIMUS IX HERO" w:date="2026-02-25T22:56:00Z"/>
          <w:rFonts w:ascii="Times New Roman" w:hAnsi="Times New Roman" w:cs="Times New Roman"/>
        </w:rPr>
      </w:pPr>
      <w:del w:id="278" w:author="ASUS MAXIMUS IX HERO" w:date="2026-02-25T22:56:00Z">
        <w:r w:rsidRPr="00DA15A5" w:rsidDel="00E11471">
          <w:rPr>
            <w:rFonts w:ascii="Times New Roman" w:hAnsi="Times New Roman" w:cs="Times New Roman"/>
          </w:rPr>
          <w:delText>A reproducible training pipeline for a lightweight MLP suitable for fixed-point inference.</w:delText>
        </w:r>
      </w:del>
    </w:p>
    <w:p w:rsidR="00666F86" w:rsidRPr="00DA15A5" w:rsidDel="00E11471" w:rsidRDefault="00590D5F">
      <w:pPr>
        <w:numPr>
          <w:ilvl w:val="0"/>
          <w:numId w:val="2"/>
        </w:numPr>
        <w:rPr>
          <w:del w:id="279" w:author="ASUS MAXIMUS IX HERO" w:date="2026-02-25T22:56:00Z"/>
          <w:rFonts w:ascii="Times New Roman" w:hAnsi="Times New Roman" w:cs="Times New Roman"/>
        </w:rPr>
      </w:pPr>
      <w:del w:id="280" w:author="ASUS MAXIMUS IX HERO" w:date="2026-02-25T22:56:00Z">
        <w:r w:rsidRPr="00DA15A5" w:rsidDel="00E11471">
          <w:rPr>
            <w:rFonts w:ascii="Times New Roman" w:hAnsi="Times New Roman" w:cs="Times New Roman"/>
          </w:rPr>
          <w:delText>A quantization-aware export flow that produces weights, biases, and activation lookup tables compatible with VHDL.</w:delText>
        </w:r>
      </w:del>
    </w:p>
    <w:p w:rsidR="00666F86" w:rsidRPr="00DA15A5" w:rsidDel="00E11471" w:rsidRDefault="00590D5F">
      <w:pPr>
        <w:numPr>
          <w:ilvl w:val="0"/>
          <w:numId w:val="2"/>
        </w:numPr>
        <w:rPr>
          <w:del w:id="281" w:author="ASUS MAXIMUS IX HERO" w:date="2026-02-25T22:56:00Z"/>
          <w:rFonts w:ascii="Times New Roman" w:hAnsi="Times New Roman" w:cs="Times New Roman"/>
        </w:rPr>
      </w:pPr>
      <w:del w:id="282" w:author="ASUS MAXIMUS IX HERO" w:date="2026-02-25T22:56:00Z">
        <w:r w:rsidRPr="00DA15A5" w:rsidDel="00E11471">
          <w:rPr>
            <w:rFonts w:ascii="Times New Roman" w:hAnsi="Times New Roman" w:cs="Times New Roman"/>
          </w:rPr>
          <w:delText>A streaming VHDL architecture integrating ‘multiplier‘, ‘neuron‘, ‘nn_rgb‘, and ‘sigmoid_lut‘ modules for real-time inference.</w:delText>
        </w:r>
      </w:del>
    </w:p>
    <w:p w:rsidR="00666F86" w:rsidRPr="00DA15A5" w:rsidDel="00E11471" w:rsidRDefault="00590D5F">
      <w:pPr>
        <w:numPr>
          <w:ilvl w:val="0"/>
          <w:numId w:val="2"/>
        </w:numPr>
        <w:rPr>
          <w:del w:id="283" w:author="ASUS MAXIMUS IX HERO" w:date="2026-02-25T22:56:00Z"/>
          <w:rFonts w:ascii="Times New Roman" w:hAnsi="Times New Roman" w:cs="Times New Roman"/>
        </w:rPr>
      </w:pPr>
      <w:del w:id="284" w:author="ASUS MAXIMUS IX HERO" w:date="2026-02-25T22:56:00Z">
        <w:r w:rsidRPr="00DA15A5" w:rsidDel="00E11471">
          <w:rPr>
            <w:rFonts w:ascii="Times New Roman" w:hAnsi="Times New Roman" w:cs="Times New Roman"/>
          </w:rPr>
          <w:delText>An evaluation of accuracy, throughput, and FPGA resource utilization on a Xilinx UltraScale device.</w:delText>
        </w:r>
      </w:del>
    </w:p>
    <w:p w:rsidR="00450046" w:rsidRPr="00DA15A5" w:rsidRDefault="00450046" w:rsidP="00450046">
      <w:pPr>
        <w:rPr>
          <w:rFonts w:ascii="Times New Roman" w:hAnsi="Times New Roman" w:cs="Times New Roman"/>
        </w:rPr>
      </w:pPr>
    </w:p>
    <w:p w:rsidR="00450046" w:rsidRPr="00DA15A5" w:rsidRDefault="008E6309" w:rsidP="008E6309">
      <w:pPr>
        <w:jc w:val="center"/>
        <w:rPr>
          <w:rFonts w:ascii="Times New Roman" w:hAnsi="Times New Roman" w:cs="Times New Roman"/>
        </w:rPr>
      </w:pPr>
      <w:r w:rsidRPr="00DA15A5">
        <w:rPr>
          <w:rFonts w:ascii="Times New Roman" w:hAnsi="Times New Roman" w:cs="Times New Roman"/>
          <w:noProof/>
          <w:lang w:eastAsia="en-US"/>
        </w:rPr>
        <w:lastRenderedPageBreak/>
        <w:drawing>
          <wp:inline distT="0" distB="0" distL="0" distR="0" wp14:anchorId="03C4B2EC" wp14:editId="2C10C5C7">
            <wp:extent cx="5014141" cy="833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14987"/>
                    <a:stretch/>
                  </pic:blipFill>
                  <pic:spPr bwMode="auto">
                    <a:xfrm>
                      <a:off x="0" y="0"/>
                      <a:ext cx="5043740" cy="8380380"/>
                    </a:xfrm>
                    <a:prstGeom prst="rect">
                      <a:avLst/>
                    </a:prstGeom>
                    <a:ln>
                      <a:noFill/>
                    </a:ln>
                    <a:extLst>
                      <a:ext uri="{53640926-AAD7-44D8-BBD7-CCE9431645EC}">
                        <a14:shadowObscured xmlns:a14="http://schemas.microsoft.com/office/drawing/2010/main"/>
                      </a:ext>
                    </a:extLst>
                  </pic:spPr>
                </pic:pic>
              </a:graphicData>
            </a:graphic>
          </wp:inline>
        </w:drawing>
      </w:r>
    </w:p>
    <w:p w:rsidR="00666F86" w:rsidRPr="00DA15A5" w:rsidDel="00454F84" w:rsidRDefault="00590D5F">
      <w:pPr>
        <w:pStyle w:val="Heading2"/>
        <w:rPr>
          <w:del w:id="285" w:author="ASUS MAXIMUS IX HERO" w:date="2026-03-01T18:54:00Z"/>
          <w:rFonts w:ascii="Times New Roman" w:hAnsi="Times New Roman" w:cs="Times New Roman"/>
        </w:rPr>
      </w:pPr>
      <w:bookmarkStart w:id="286" w:name="thesis-structure"/>
      <w:del w:id="287" w:author="ASUS MAXIMUS IX HERO" w:date="2026-03-01T18:54:00Z">
        <w:r w:rsidRPr="00DA15A5" w:rsidDel="00454F84">
          <w:rPr>
            <w:rFonts w:ascii="Times New Roman" w:hAnsi="Times New Roman" w:cs="Times New Roman"/>
          </w:rPr>
          <w:lastRenderedPageBreak/>
          <w:delText>Thesis Structure</w:delText>
        </w:r>
      </w:del>
    </w:p>
    <w:p w:rsidR="002569DD" w:rsidRPr="00DA15A5" w:rsidDel="00454F84" w:rsidRDefault="00590D5F">
      <w:pPr>
        <w:pStyle w:val="FirstParagraph"/>
        <w:rPr>
          <w:del w:id="288" w:author="ASUS MAXIMUS IX HERO" w:date="2026-03-01T18:54:00Z"/>
          <w:rFonts w:ascii="Times New Roman" w:hAnsi="Times New Roman" w:cs="Times New Roman"/>
        </w:rPr>
      </w:pPr>
      <w:del w:id="289" w:author="ASUS MAXIMUS IX HERO" w:date="2026-03-01T18:54:00Z">
        <w:r w:rsidRPr="00DA15A5" w:rsidDel="00454F84">
          <w:rPr>
            <w:rFonts w:ascii="Times New Roman" w:hAnsi="Times New Roman" w:cs="Times New Roman"/>
          </w:rPr>
          <w:delText>Chapter </w:delText>
        </w:r>
        <w:r w:rsidR="00E11471" w:rsidRPr="00DA15A5" w:rsidDel="00454F84">
          <w:rPr>
            <w:rFonts w:ascii="Times New Roman" w:hAnsi="Times New Roman" w:cs="Times New Roman"/>
            <w:rPrChange w:id="290" w:author="ASUS MAXIMUS IX HERO" w:date="2026-03-01T19:18:00Z">
              <w:rPr/>
            </w:rPrChange>
          </w:rPr>
          <w:fldChar w:fldCharType="begin"/>
        </w:r>
        <w:r w:rsidR="00E11471" w:rsidRPr="00DA15A5" w:rsidDel="00454F84">
          <w:rPr>
            <w:rFonts w:ascii="Times New Roman" w:hAnsi="Times New Roman" w:cs="Times New Roman"/>
            <w:rPrChange w:id="291" w:author="ASUS MAXIMUS IX HERO" w:date="2026-03-01T19:18:00Z">
              <w:rPr/>
            </w:rPrChange>
          </w:rPr>
          <w:delInstrText xml:space="preserve"> HYPERLINK \l "chap:background" \h </w:delInstrText>
        </w:r>
        <w:r w:rsidR="00E11471" w:rsidRPr="00DA15A5" w:rsidDel="00454F84">
          <w:rPr>
            <w:rPrChange w:id="292" w:author="ASUS MAXIMUS IX HERO" w:date="2026-03-01T19:18:00Z">
              <w:rPr>
                <w:rStyle w:val="Hyperlink"/>
                <w:rFonts w:ascii="Times New Roman" w:hAnsi="Times New Roman" w:cs="Times New Roman"/>
              </w:rPr>
            </w:rPrChange>
          </w:rPr>
          <w:fldChar w:fldCharType="separate"/>
        </w:r>
        <w:r w:rsidRPr="00DA15A5" w:rsidDel="00454F84">
          <w:rPr>
            <w:rStyle w:val="Hyperlink"/>
            <w:rFonts w:ascii="Times New Roman" w:hAnsi="Times New Roman" w:cs="Times New Roman"/>
          </w:rPr>
          <w:delText>2</w:delText>
        </w:r>
        <w:r w:rsidR="00E11471" w:rsidRPr="00DA15A5" w:rsidDel="00454F84">
          <w:rPr>
            <w:rStyle w:val="Hyperlink"/>
            <w:rFonts w:ascii="Times New Roman" w:hAnsi="Times New Roman" w:cs="Times New Roman"/>
          </w:rPr>
          <w:fldChar w:fldCharType="end"/>
        </w:r>
        <w:r w:rsidRPr="00DA15A5" w:rsidDel="00454F84">
          <w:rPr>
            <w:rFonts w:ascii="Times New Roman" w:hAnsi="Times New Roman" w:cs="Times New Roman"/>
          </w:rPr>
          <w:delText xml:space="preserve"> reviews background on wildfire detection, neural networks, fixed-point arithmetic, and FPGA architectures. </w:delText>
        </w:r>
      </w:del>
    </w:p>
    <w:p w:rsidR="002569DD" w:rsidRPr="00DA15A5" w:rsidDel="00454F84" w:rsidRDefault="00590D5F">
      <w:pPr>
        <w:pStyle w:val="FirstParagraph"/>
        <w:rPr>
          <w:del w:id="293" w:author="ASUS MAXIMUS IX HERO" w:date="2026-03-01T18:54:00Z"/>
          <w:rFonts w:ascii="Times New Roman" w:hAnsi="Times New Roman" w:cs="Times New Roman"/>
        </w:rPr>
      </w:pPr>
      <w:del w:id="294" w:author="ASUS MAXIMUS IX HERO" w:date="2026-03-01T18:54:00Z">
        <w:r w:rsidRPr="00DA15A5" w:rsidDel="00454F84">
          <w:rPr>
            <w:rFonts w:ascii="Times New Roman" w:hAnsi="Times New Roman" w:cs="Times New Roman"/>
          </w:rPr>
          <w:delText>Chapter </w:delText>
        </w:r>
        <w:r w:rsidR="00E11471" w:rsidRPr="00DA15A5" w:rsidDel="00454F84">
          <w:rPr>
            <w:rFonts w:ascii="Times New Roman" w:hAnsi="Times New Roman" w:cs="Times New Roman"/>
            <w:rPrChange w:id="295" w:author="ASUS MAXIMUS IX HERO" w:date="2026-03-01T19:18:00Z">
              <w:rPr/>
            </w:rPrChange>
          </w:rPr>
          <w:fldChar w:fldCharType="begin"/>
        </w:r>
        <w:r w:rsidR="00E11471" w:rsidRPr="00DA15A5" w:rsidDel="00454F84">
          <w:rPr>
            <w:rFonts w:ascii="Times New Roman" w:hAnsi="Times New Roman" w:cs="Times New Roman"/>
            <w:rPrChange w:id="296" w:author="ASUS MAXIMUS IX HERO" w:date="2026-03-01T19:18:00Z">
              <w:rPr/>
            </w:rPrChange>
          </w:rPr>
          <w:delInstrText xml:space="preserve"> HYPERLINK \l "chap:dataset-methods" \h </w:delInstrText>
        </w:r>
        <w:r w:rsidR="00E11471" w:rsidRPr="00DA15A5" w:rsidDel="00454F84">
          <w:rPr>
            <w:rPrChange w:id="297" w:author="ASUS MAXIMUS IX HERO" w:date="2026-03-01T19:18:00Z">
              <w:rPr>
                <w:rStyle w:val="Hyperlink"/>
                <w:rFonts w:ascii="Times New Roman" w:hAnsi="Times New Roman" w:cs="Times New Roman"/>
              </w:rPr>
            </w:rPrChange>
          </w:rPr>
          <w:fldChar w:fldCharType="separate"/>
        </w:r>
        <w:r w:rsidRPr="00DA15A5" w:rsidDel="00454F84">
          <w:rPr>
            <w:rStyle w:val="Hyperlink"/>
            <w:rFonts w:ascii="Times New Roman" w:hAnsi="Times New Roman" w:cs="Times New Roman"/>
          </w:rPr>
          <w:delText>3</w:delText>
        </w:r>
        <w:r w:rsidR="00E11471" w:rsidRPr="00DA15A5" w:rsidDel="00454F84">
          <w:rPr>
            <w:rStyle w:val="Hyperlink"/>
            <w:rFonts w:ascii="Times New Roman" w:hAnsi="Times New Roman" w:cs="Times New Roman"/>
          </w:rPr>
          <w:fldChar w:fldCharType="end"/>
        </w:r>
        <w:r w:rsidRPr="00DA15A5" w:rsidDel="00454F84">
          <w:rPr>
            <w:rFonts w:ascii="Times New Roman" w:hAnsi="Times New Roman" w:cs="Times New Roman"/>
          </w:rPr>
          <w:delText xml:space="preserve"> describes the dataset, preprocessing, network design, and the training/export toolchain. </w:delText>
        </w:r>
      </w:del>
    </w:p>
    <w:p w:rsidR="002569DD" w:rsidRPr="00DA15A5" w:rsidDel="00454F84" w:rsidRDefault="00590D5F">
      <w:pPr>
        <w:pStyle w:val="FirstParagraph"/>
        <w:rPr>
          <w:del w:id="298" w:author="ASUS MAXIMUS IX HERO" w:date="2026-03-01T18:54:00Z"/>
          <w:rFonts w:ascii="Times New Roman" w:hAnsi="Times New Roman" w:cs="Times New Roman"/>
        </w:rPr>
      </w:pPr>
      <w:del w:id="299" w:author="ASUS MAXIMUS IX HERO" w:date="2026-03-01T18:54:00Z">
        <w:r w:rsidRPr="00DA15A5" w:rsidDel="00454F84">
          <w:rPr>
            <w:rFonts w:ascii="Times New Roman" w:hAnsi="Times New Roman" w:cs="Times New Roman"/>
          </w:rPr>
          <w:delText>Chapter </w:delText>
        </w:r>
        <w:r w:rsidR="00E11471" w:rsidRPr="00DA15A5" w:rsidDel="00454F84">
          <w:rPr>
            <w:rFonts w:ascii="Times New Roman" w:hAnsi="Times New Roman" w:cs="Times New Roman"/>
            <w:rPrChange w:id="300" w:author="ASUS MAXIMUS IX HERO" w:date="2026-03-01T19:18:00Z">
              <w:rPr/>
            </w:rPrChange>
          </w:rPr>
          <w:fldChar w:fldCharType="begin"/>
        </w:r>
        <w:r w:rsidR="00E11471" w:rsidRPr="00DA15A5" w:rsidDel="00454F84">
          <w:rPr>
            <w:rFonts w:ascii="Times New Roman" w:hAnsi="Times New Roman" w:cs="Times New Roman"/>
            <w:rPrChange w:id="301" w:author="ASUS MAXIMUS IX HERO" w:date="2026-03-01T19:18:00Z">
              <w:rPr/>
            </w:rPrChange>
          </w:rPr>
          <w:delInstrText xml:space="preserve"> HYPERLINK \l "chap:fpga-impl" \h </w:delInstrText>
        </w:r>
        <w:r w:rsidR="00E11471" w:rsidRPr="00DA15A5" w:rsidDel="00454F84">
          <w:rPr>
            <w:rPrChange w:id="302" w:author="ASUS MAXIMUS IX HERO" w:date="2026-03-01T19:18:00Z">
              <w:rPr>
                <w:rStyle w:val="Hyperlink"/>
                <w:rFonts w:ascii="Times New Roman" w:hAnsi="Times New Roman" w:cs="Times New Roman"/>
              </w:rPr>
            </w:rPrChange>
          </w:rPr>
          <w:fldChar w:fldCharType="separate"/>
        </w:r>
        <w:r w:rsidRPr="00DA15A5" w:rsidDel="00454F84">
          <w:rPr>
            <w:rStyle w:val="Hyperlink"/>
            <w:rFonts w:ascii="Times New Roman" w:hAnsi="Times New Roman" w:cs="Times New Roman"/>
          </w:rPr>
          <w:delText>4</w:delText>
        </w:r>
        <w:r w:rsidR="00E11471" w:rsidRPr="00DA15A5" w:rsidDel="00454F84">
          <w:rPr>
            <w:rStyle w:val="Hyperlink"/>
            <w:rFonts w:ascii="Times New Roman" w:hAnsi="Times New Roman" w:cs="Times New Roman"/>
          </w:rPr>
          <w:fldChar w:fldCharType="end"/>
        </w:r>
        <w:r w:rsidRPr="00DA15A5" w:rsidDel="00454F84">
          <w:rPr>
            <w:rFonts w:ascii="Times New Roman" w:hAnsi="Times New Roman" w:cs="Times New Roman"/>
          </w:rPr>
          <w:delText xml:space="preserve"> details the VHDL design and integration in Vivado. </w:delText>
        </w:r>
      </w:del>
    </w:p>
    <w:p w:rsidR="002569DD" w:rsidRPr="00DA15A5" w:rsidDel="00454F84" w:rsidRDefault="00590D5F">
      <w:pPr>
        <w:pStyle w:val="FirstParagraph"/>
        <w:rPr>
          <w:del w:id="303" w:author="ASUS MAXIMUS IX HERO" w:date="2026-03-01T18:54:00Z"/>
          <w:rFonts w:ascii="Times New Roman" w:hAnsi="Times New Roman" w:cs="Times New Roman"/>
        </w:rPr>
      </w:pPr>
      <w:del w:id="304" w:author="ASUS MAXIMUS IX HERO" w:date="2026-03-01T18:54:00Z">
        <w:r w:rsidRPr="00DA15A5" w:rsidDel="00454F84">
          <w:rPr>
            <w:rFonts w:ascii="Times New Roman" w:hAnsi="Times New Roman" w:cs="Times New Roman"/>
          </w:rPr>
          <w:delText>Chapter </w:delText>
        </w:r>
        <w:r w:rsidR="00E11471" w:rsidRPr="00DA15A5" w:rsidDel="00454F84">
          <w:rPr>
            <w:rFonts w:ascii="Times New Roman" w:hAnsi="Times New Roman" w:cs="Times New Roman"/>
            <w:rPrChange w:id="305" w:author="ASUS MAXIMUS IX HERO" w:date="2026-03-01T19:18:00Z">
              <w:rPr/>
            </w:rPrChange>
          </w:rPr>
          <w:fldChar w:fldCharType="begin"/>
        </w:r>
        <w:r w:rsidR="00E11471" w:rsidRPr="00DA15A5" w:rsidDel="00454F84">
          <w:rPr>
            <w:rFonts w:ascii="Times New Roman" w:hAnsi="Times New Roman" w:cs="Times New Roman"/>
            <w:rPrChange w:id="306" w:author="ASUS MAXIMUS IX HERO" w:date="2026-03-01T19:18:00Z">
              <w:rPr/>
            </w:rPrChange>
          </w:rPr>
          <w:delInstrText xml:space="preserve"> HYPERLINK \l "chap:results" \h </w:delInstrText>
        </w:r>
        <w:r w:rsidR="00E11471" w:rsidRPr="00DA15A5" w:rsidDel="00454F84">
          <w:rPr>
            <w:rPrChange w:id="307" w:author="ASUS MAXIMUS IX HERO" w:date="2026-03-01T19:18:00Z">
              <w:rPr>
                <w:rStyle w:val="Hyperlink"/>
                <w:rFonts w:ascii="Times New Roman" w:hAnsi="Times New Roman" w:cs="Times New Roman"/>
              </w:rPr>
            </w:rPrChange>
          </w:rPr>
          <w:fldChar w:fldCharType="separate"/>
        </w:r>
        <w:r w:rsidRPr="00DA15A5" w:rsidDel="00454F84">
          <w:rPr>
            <w:rStyle w:val="Hyperlink"/>
            <w:rFonts w:ascii="Times New Roman" w:hAnsi="Times New Roman" w:cs="Times New Roman"/>
          </w:rPr>
          <w:delText>5</w:delText>
        </w:r>
        <w:r w:rsidR="00E11471" w:rsidRPr="00DA15A5" w:rsidDel="00454F84">
          <w:rPr>
            <w:rStyle w:val="Hyperlink"/>
            <w:rFonts w:ascii="Times New Roman" w:hAnsi="Times New Roman" w:cs="Times New Roman"/>
          </w:rPr>
          <w:fldChar w:fldCharType="end"/>
        </w:r>
        <w:r w:rsidRPr="00DA15A5" w:rsidDel="00454F84">
          <w:rPr>
            <w:rFonts w:ascii="Times New Roman" w:hAnsi="Times New Roman" w:cs="Times New Roman"/>
          </w:rPr>
          <w:delText xml:space="preserve"> presents the experimental evaluation. </w:delText>
        </w:r>
      </w:del>
    </w:p>
    <w:p w:rsidR="00666F86" w:rsidRPr="00DA15A5" w:rsidDel="00454F84" w:rsidRDefault="00590D5F">
      <w:pPr>
        <w:pStyle w:val="FirstParagraph"/>
        <w:rPr>
          <w:del w:id="308" w:author="ASUS MAXIMUS IX HERO" w:date="2026-03-01T18:54:00Z"/>
          <w:rFonts w:ascii="Times New Roman" w:hAnsi="Times New Roman" w:cs="Times New Roman"/>
        </w:rPr>
      </w:pPr>
      <w:del w:id="309" w:author="ASUS MAXIMUS IX HERO" w:date="2026-03-01T18:54:00Z">
        <w:r w:rsidRPr="00DA15A5" w:rsidDel="00454F84">
          <w:rPr>
            <w:rFonts w:ascii="Times New Roman" w:hAnsi="Times New Roman" w:cs="Times New Roman"/>
          </w:rPr>
          <w:delText>Chapter </w:delText>
        </w:r>
        <w:r w:rsidR="00E11471" w:rsidRPr="00DA15A5" w:rsidDel="00454F84">
          <w:rPr>
            <w:rFonts w:ascii="Times New Roman" w:hAnsi="Times New Roman" w:cs="Times New Roman"/>
            <w:rPrChange w:id="310" w:author="ASUS MAXIMUS IX HERO" w:date="2026-03-01T19:18:00Z">
              <w:rPr/>
            </w:rPrChange>
          </w:rPr>
          <w:fldChar w:fldCharType="begin"/>
        </w:r>
        <w:r w:rsidR="00E11471" w:rsidRPr="00DA15A5" w:rsidDel="00454F84">
          <w:rPr>
            <w:rFonts w:ascii="Times New Roman" w:hAnsi="Times New Roman" w:cs="Times New Roman"/>
            <w:rPrChange w:id="311" w:author="ASUS MAXIMUS IX HERO" w:date="2026-03-01T19:18:00Z">
              <w:rPr/>
            </w:rPrChange>
          </w:rPr>
          <w:delInstrText xml:space="preserve"> HYPERLINK \l "chap:conclusion" \h </w:delInstrText>
        </w:r>
        <w:r w:rsidR="00E11471" w:rsidRPr="00DA15A5" w:rsidDel="00454F84">
          <w:rPr>
            <w:rPrChange w:id="312" w:author="ASUS MAXIMUS IX HERO" w:date="2026-03-01T19:18:00Z">
              <w:rPr>
                <w:rStyle w:val="Hyperlink"/>
                <w:rFonts w:ascii="Times New Roman" w:hAnsi="Times New Roman" w:cs="Times New Roman"/>
              </w:rPr>
            </w:rPrChange>
          </w:rPr>
          <w:fldChar w:fldCharType="separate"/>
        </w:r>
        <w:r w:rsidRPr="00DA15A5" w:rsidDel="00454F84">
          <w:rPr>
            <w:rStyle w:val="Hyperlink"/>
            <w:rFonts w:ascii="Times New Roman" w:hAnsi="Times New Roman" w:cs="Times New Roman"/>
          </w:rPr>
          <w:delText>6</w:delText>
        </w:r>
        <w:r w:rsidR="00E11471" w:rsidRPr="00DA15A5" w:rsidDel="00454F84">
          <w:rPr>
            <w:rStyle w:val="Hyperlink"/>
            <w:rFonts w:ascii="Times New Roman" w:hAnsi="Times New Roman" w:cs="Times New Roman"/>
          </w:rPr>
          <w:fldChar w:fldCharType="end"/>
        </w:r>
        <w:r w:rsidRPr="00DA15A5" w:rsidDel="00454F84">
          <w:rPr>
            <w:rFonts w:ascii="Times New Roman" w:hAnsi="Times New Roman" w:cs="Times New Roman"/>
          </w:rPr>
          <w:delText xml:space="preserve"> concludes and outlines future work.</w:delText>
        </w:r>
      </w:del>
    </w:p>
    <w:p w:rsidR="00D17753" w:rsidRPr="00DA15A5" w:rsidDel="00454F84" w:rsidRDefault="00D17753">
      <w:pPr>
        <w:pStyle w:val="Heading1"/>
        <w:rPr>
          <w:del w:id="313" w:author="ASUS MAXIMUS IX HERO" w:date="2026-03-01T18:54:00Z"/>
          <w:rFonts w:ascii="Times New Roman" w:hAnsi="Times New Roman" w:cs="Times New Roman"/>
        </w:rPr>
      </w:pPr>
      <w:bookmarkStart w:id="314" w:name="chap:background"/>
      <w:bookmarkEnd w:id="226"/>
      <w:bookmarkEnd w:id="286"/>
    </w:p>
    <w:p w:rsidR="00D17753" w:rsidRPr="00DA15A5" w:rsidDel="00454F84" w:rsidRDefault="00D17753" w:rsidP="00D17753">
      <w:pPr>
        <w:pStyle w:val="BodyText"/>
        <w:rPr>
          <w:del w:id="315" w:author="ASUS MAXIMUS IX HERO" w:date="2026-03-01T18:54:00Z"/>
          <w:rFonts w:ascii="Times New Roman" w:hAnsi="Times New Roman" w:cs="Times New Roman"/>
        </w:rPr>
      </w:pPr>
    </w:p>
    <w:p w:rsidR="00D17753" w:rsidRPr="00DA15A5" w:rsidDel="00454F84" w:rsidRDefault="00D17753" w:rsidP="00D17753">
      <w:pPr>
        <w:pStyle w:val="BodyText"/>
        <w:rPr>
          <w:del w:id="316" w:author="ASUS MAXIMUS IX HERO" w:date="2026-03-01T18:54:00Z"/>
          <w:rFonts w:ascii="Times New Roman" w:hAnsi="Times New Roman" w:cs="Times New Roman"/>
        </w:rPr>
      </w:pPr>
    </w:p>
    <w:p w:rsidR="00D17753" w:rsidRPr="00DA15A5" w:rsidDel="00454F84" w:rsidRDefault="00D17753" w:rsidP="00D17753">
      <w:pPr>
        <w:pStyle w:val="BodyText"/>
        <w:rPr>
          <w:del w:id="317" w:author="ASUS MAXIMUS IX HERO" w:date="2026-03-01T18:54:00Z"/>
          <w:rFonts w:ascii="Times New Roman" w:hAnsi="Times New Roman" w:cs="Times New Roman"/>
        </w:rPr>
      </w:pPr>
    </w:p>
    <w:p w:rsidR="00D17753" w:rsidRPr="00DA15A5" w:rsidDel="00454F84" w:rsidRDefault="00D17753" w:rsidP="00D17753">
      <w:pPr>
        <w:pStyle w:val="BodyText"/>
        <w:rPr>
          <w:del w:id="318" w:author="ASUS MAXIMUS IX HERO" w:date="2026-03-01T18:54:00Z"/>
          <w:rFonts w:ascii="Times New Roman" w:hAnsi="Times New Roman" w:cs="Times New Roman"/>
        </w:rPr>
      </w:pPr>
    </w:p>
    <w:p w:rsidR="00450046" w:rsidRPr="00DA15A5" w:rsidDel="00454F84" w:rsidRDefault="00450046" w:rsidP="00D17753">
      <w:pPr>
        <w:pStyle w:val="BodyText"/>
        <w:rPr>
          <w:del w:id="319" w:author="ASUS MAXIMUS IX HERO" w:date="2026-03-01T18:54:00Z"/>
          <w:rFonts w:ascii="Times New Roman" w:hAnsi="Times New Roman" w:cs="Times New Roman"/>
        </w:rPr>
      </w:pPr>
    </w:p>
    <w:p w:rsidR="00450046" w:rsidRPr="00DA15A5" w:rsidDel="00454F84" w:rsidRDefault="00450046" w:rsidP="00D17753">
      <w:pPr>
        <w:pStyle w:val="BodyText"/>
        <w:rPr>
          <w:del w:id="320" w:author="ASUS MAXIMUS IX HERO" w:date="2026-03-01T18:54:00Z"/>
          <w:rFonts w:ascii="Times New Roman" w:hAnsi="Times New Roman" w:cs="Times New Roman"/>
        </w:rPr>
      </w:pPr>
    </w:p>
    <w:p w:rsidR="00450046" w:rsidRPr="00DA15A5" w:rsidDel="00454F84" w:rsidRDefault="00450046" w:rsidP="00D17753">
      <w:pPr>
        <w:pStyle w:val="BodyText"/>
        <w:rPr>
          <w:del w:id="321" w:author="ASUS MAXIMUS IX HERO" w:date="2026-03-01T18:54:00Z"/>
          <w:rFonts w:ascii="Times New Roman" w:hAnsi="Times New Roman" w:cs="Times New Roman"/>
        </w:rPr>
      </w:pPr>
    </w:p>
    <w:p w:rsidR="00450046" w:rsidRPr="00DA15A5" w:rsidDel="00454F84" w:rsidRDefault="00450046" w:rsidP="00D17753">
      <w:pPr>
        <w:pStyle w:val="BodyText"/>
        <w:rPr>
          <w:del w:id="322" w:author="ASUS MAXIMUS IX HERO" w:date="2026-03-01T18:54:00Z"/>
          <w:rFonts w:ascii="Times New Roman" w:hAnsi="Times New Roman" w:cs="Times New Roman"/>
        </w:rPr>
      </w:pPr>
    </w:p>
    <w:p w:rsidR="00450046" w:rsidRPr="00DA15A5" w:rsidDel="00454F84" w:rsidRDefault="00450046" w:rsidP="00D17753">
      <w:pPr>
        <w:pStyle w:val="BodyText"/>
        <w:rPr>
          <w:del w:id="323" w:author="ASUS MAXIMUS IX HERO" w:date="2026-03-01T18:54:00Z"/>
          <w:rFonts w:ascii="Times New Roman" w:hAnsi="Times New Roman" w:cs="Times New Roman"/>
        </w:rPr>
      </w:pPr>
    </w:p>
    <w:p w:rsidR="00450046" w:rsidRPr="00DA15A5" w:rsidDel="00454F84" w:rsidRDefault="00450046" w:rsidP="00D17753">
      <w:pPr>
        <w:pStyle w:val="BodyText"/>
        <w:rPr>
          <w:del w:id="324" w:author="ASUS MAXIMUS IX HERO" w:date="2026-03-01T18:54:00Z"/>
          <w:rFonts w:ascii="Times New Roman" w:hAnsi="Times New Roman" w:cs="Times New Roman"/>
        </w:rPr>
      </w:pPr>
    </w:p>
    <w:p w:rsidR="00450046" w:rsidRPr="00DA15A5" w:rsidDel="00454F84" w:rsidRDefault="00450046" w:rsidP="00D17753">
      <w:pPr>
        <w:pStyle w:val="BodyText"/>
        <w:rPr>
          <w:del w:id="325" w:author="ASUS MAXIMUS IX HERO" w:date="2026-03-01T18:54:00Z"/>
          <w:rFonts w:ascii="Times New Roman" w:hAnsi="Times New Roman" w:cs="Times New Roman"/>
        </w:rPr>
      </w:pPr>
    </w:p>
    <w:p w:rsidR="00450046" w:rsidRPr="00DA15A5" w:rsidDel="00454F84" w:rsidRDefault="00450046" w:rsidP="00D17753">
      <w:pPr>
        <w:pStyle w:val="BodyText"/>
        <w:rPr>
          <w:del w:id="326" w:author="ASUS MAXIMUS IX HERO" w:date="2026-03-01T18:54:00Z"/>
          <w:rFonts w:ascii="Times New Roman" w:hAnsi="Times New Roman" w:cs="Times New Roman"/>
        </w:rPr>
      </w:pPr>
    </w:p>
    <w:p w:rsidR="00450046" w:rsidRPr="00DA15A5" w:rsidDel="00454F84" w:rsidRDefault="00450046" w:rsidP="00D17753">
      <w:pPr>
        <w:pStyle w:val="BodyText"/>
        <w:rPr>
          <w:del w:id="327" w:author="ASUS MAXIMUS IX HERO" w:date="2026-03-01T18:54:00Z"/>
          <w:rFonts w:ascii="Times New Roman" w:hAnsi="Times New Roman" w:cs="Times New Roman"/>
        </w:rPr>
      </w:pPr>
    </w:p>
    <w:p w:rsidR="00450046" w:rsidRPr="00DA15A5" w:rsidDel="00454F84" w:rsidRDefault="00450046" w:rsidP="00D17753">
      <w:pPr>
        <w:pStyle w:val="BodyText"/>
        <w:rPr>
          <w:del w:id="328" w:author="ASUS MAXIMUS IX HERO" w:date="2026-03-01T18:54:00Z"/>
          <w:rFonts w:ascii="Times New Roman" w:hAnsi="Times New Roman" w:cs="Times New Roman"/>
        </w:rPr>
      </w:pPr>
    </w:p>
    <w:p w:rsidR="00450046" w:rsidRPr="00DA15A5" w:rsidDel="00454F84" w:rsidRDefault="00450046" w:rsidP="00D17753">
      <w:pPr>
        <w:pStyle w:val="BodyText"/>
        <w:rPr>
          <w:del w:id="329" w:author="ASUS MAXIMUS IX HERO" w:date="2026-03-01T18:54:00Z"/>
          <w:rFonts w:ascii="Times New Roman" w:hAnsi="Times New Roman" w:cs="Times New Roman"/>
        </w:rPr>
      </w:pPr>
    </w:p>
    <w:p w:rsidR="00450046" w:rsidRPr="00DA15A5" w:rsidDel="00454F84" w:rsidRDefault="00450046" w:rsidP="00D17753">
      <w:pPr>
        <w:pStyle w:val="BodyText"/>
        <w:rPr>
          <w:del w:id="330" w:author="ASUS MAXIMUS IX HERO" w:date="2026-03-01T18:54:00Z"/>
          <w:rFonts w:ascii="Times New Roman" w:hAnsi="Times New Roman" w:cs="Times New Roman"/>
        </w:rPr>
      </w:pPr>
    </w:p>
    <w:p w:rsidR="00450046" w:rsidRPr="00DA15A5" w:rsidDel="00454F84" w:rsidRDefault="00450046" w:rsidP="00D17753">
      <w:pPr>
        <w:pStyle w:val="BodyText"/>
        <w:rPr>
          <w:del w:id="331" w:author="ASUS MAXIMUS IX HERO" w:date="2026-03-01T18:54:00Z"/>
          <w:rFonts w:ascii="Times New Roman" w:hAnsi="Times New Roman" w:cs="Times New Roman"/>
        </w:rPr>
      </w:pPr>
    </w:p>
    <w:p w:rsidR="00D17753" w:rsidRPr="00DA15A5" w:rsidDel="00454F84" w:rsidRDefault="00D17753" w:rsidP="00D17753">
      <w:pPr>
        <w:pStyle w:val="BodyText"/>
        <w:rPr>
          <w:del w:id="332" w:author="ASUS MAXIMUS IX HERO" w:date="2026-03-01T18:55:00Z"/>
          <w:rFonts w:ascii="Times New Roman" w:hAnsi="Times New Roman" w:cs="Times New Roman"/>
        </w:rPr>
      </w:pPr>
    </w:p>
    <w:p w:rsidR="00D17753" w:rsidRPr="00DA15A5" w:rsidRDefault="00450046" w:rsidP="00AB5A7E">
      <w:pPr>
        <w:pStyle w:val="Heading1"/>
        <w:rPr>
          <w:rFonts w:ascii="Times New Roman" w:hAnsi="Times New Roman" w:cs="Times New Roman"/>
          <w:sz w:val="32"/>
          <w:szCs w:val="32"/>
        </w:rPr>
      </w:pPr>
      <w:bookmarkStart w:id="333" w:name="header"/>
      <w:bookmarkStart w:id="334" w:name="_Toc223292324"/>
      <w:bookmarkEnd w:id="333"/>
      <w:r w:rsidRPr="00DA15A5">
        <w:rPr>
          <w:rFonts w:ascii="Times New Roman" w:hAnsi="Times New Roman" w:cs="Times New Roman"/>
          <w:sz w:val="32"/>
          <w:szCs w:val="32"/>
        </w:rPr>
        <w:t>Back</w:t>
      </w:r>
      <w:r w:rsidR="00B8200B" w:rsidRPr="00DA15A5">
        <w:rPr>
          <w:rFonts w:ascii="Times New Roman" w:hAnsi="Times New Roman" w:cs="Times New Roman"/>
          <w:sz w:val="32"/>
          <w:szCs w:val="32"/>
        </w:rPr>
        <w:t>ground</w:t>
      </w:r>
      <w:bookmarkEnd w:id="334"/>
    </w:p>
    <w:p w:rsidR="00B8200B" w:rsidRPr="00DA15A5" w:rsidRDefault="00B8200B" w:rsidP="00B8200B">
      <w:pPr>
        <w:pStyle w:val="FirstParagraph"/>
        <w:rPr>
          <w:rFonts w:ascii="Times New Roman" w:hAnsi="Times New Roman" w:cs="Times New Roman"/>
        </w:rPr>
      </w:pPr>
      <w:r w:rsidRPr="00DA15A5">
        <w:rPr>
          <w:rFonts w:ascii="Times New Roman" w:hAnsi="Times New Roman" w:cs="Times New Roman"/>
        </w:rPr>
        <w:t xml:space="preserve">Wildfire monitoring increasingly relies on </w:t>
      </w:r>
      <w:r w:rsidRPr="00DA15A5">
        <w:rPr>
          <w:rFonts w:ascii="Times New Roman" w:hAnsi="Times New Roman" w:cs="Times New Roman"/>
          <w:b/>
          <w:bCs/>
        </w:rPr>
        <w:t>imagery-driven detection</w:t>
      </w:r>
      <w:r w:rsidRPr="00DA15A5">
        <w:rPr>
          <w:rFonts w:ascii="Times New Roman" w:hAnsi="Times New Roman" w:cs="Times New Roman"/>
        </w:rPr>
        <w:t xml:space="preserve">—from satellites and airborne platforms to fixed cameras—because images can provide wide-area coverage and actionable context for operators and automated systems. Reviews of wildland-fire remote sensing emphasize that early detection and mapping are recurring priorities, while also highlighting persistent constraints such as data availability, preprocessing complexity, and deployment limitations in operational settings. </w:t>
      </w:r>
      <w:r w:rsidR="00E11471" w:rsidRPr="00DA15A5">
        <w:rPr>
          <w:rFonts w:ascii="Times New Roman" w:hAnsi="Times New Roman" w:cs="Times New Roman"/>
          <w:rPrChange w:id="335" w:author="ASUS MAXIMUS IX HERO" w:date="2026-03-01T19:18:00Z">
            <w:rPr/>
          </w:rPrChange>
        </w:rPr>
        <w:fldChar w:fldCharType="begin"/>
      </w:r>
      <w:r w:rsidR="00E11471" w:rsidRPr="00DA15A5">
        <w:rPr>
          <w:rFonts w:ascii="Times New Roman" w:hAnsi="Times New Roman" w:cs="Times New Roman"/>
          <w:rPrChange w:id="336" w:author="ASUS MAXIMUS IX HERO" w:date="2026-03-01T19:18:00Z">
            <w:rPr/>
          </w:rPrChange>
        </w:rPr>
        <w:instrText xml:space="preserve"> HYPERLINK "https://www.mdpi.com/2571-6255/6/5/192?utm_source=chatgpt.com" \h </w:instrText>
      </w:r>
      <w:r w:rsidR="00E11471" w:rsidRPr="00DA15A5">
        <w:rPr>
          <w:rPrChange w:id="337" w:author="ASUS MAXIMUS IX HERO" w:date="2026-03-01T19:18:00Z">
            <w:rPr>
              <w:rStyle w:val="Hyperlink"/>
              <w:rFonts w:ascii="Times New Roman" w:hAnsi="Times New Roman" w:cs="Times New Roman"/>
            </w:rPr>
          </w:rPrChange>
        </w:rPr>
        <w:fldChar w:fldCharType="separate"/>
      </w:r>
      <w:r w:rsidRPr="00DA15A5">
        <w:rPr>
          <w:rStyle w:val="Hyperlink"/>
          <w:rFonts w:ascii="Times New Roman" w:hAnsi="Times New Roman" w:cs="Times New Roman"/>
        </w:rPr>
        <w:t>[1]</w:t>
      </w:r>
      <w:r w:rsidR="00E11471" w:rsidRPr="00DA15A5">
        <w:rPr>
          <w:rStyle w:val="Hyperlink"/>
          <w:rFonts w:ascii="Times New Roman" w:hAnsi="Times New Roman" w:cs="Times New Roman"/>
        </w:rPr>
        <w:fldChar w:fldCharType="end"/>
      </w:r>
    </w:p>
    <w:p w:rsidR="00B8200B" w:rsidRPr="00DA15A5" w:rsidRDefault="00B8200B" w:rsidP="00B8200B">
      <w:pPr>
        <w:pStyle w:val="BodyText"/>
        <w:rPr>
          <w:rFonts w:ascii="Times New Roman" w:hAnsi="Times New Roman" w:cs="Times New Roman"/>
        </w:rPr>
      </w:pPr>
      <w:r w:rsidRPr="00DA15A5">
        <w:rPr>
          <w:rFonts w:ascii="Times New Roman" w:hAnsi="Times New Roman" w:cs="Times New Roman"/>
        </w:rPr>
        <w:t xml:space="preserve">A key thesis-level design tension is that the most accurate vision models are often the most computationally demanding, which can make them unattractive for </w:t>
      </w:r>
      <w:r w:rsidRPr="00DA15A5">
        <w:rPr>
          <w:rFonts w:ascii="Times New Roman" w:hAnsi="Times New Roman" w:cs="Times New Roman"/>
          <w:b/>
          <w:bCs/>
        </w:rPr>
        <w:t>edge or near-sensor deployment</w:t>
      </w:r>
      <w:r w:rsidRPr="00DA15A5">
        <w:rPr>
          <w:rFonts w:ascii="Times New Roman" w:hAnsi="Times New Roman" w:cs="Times New Roman"/>
        </w:rPr>
        <w:t xml:space="preserve"> where power, latency, and bandwidth are constrained. FPGA-oriented deep-learning implementation literature repeatedly frames this tension as a precision/parallelism and performance/resource trade-off: reducing arithmetic precision and exploiting fine-grain parallelism are common strategies to achieve high throughput within a bounded hardware budget.</w:t>
      </w:r>
    </w:p>
    <w:p w:rsidR="00B8200B" w:rsidRPr="00DA15A5" w:rsidRDefault="00B8200B" w:rsidP="00B8200B">
      <w:pPr>
        <w:pStyle w:val="BodyText"/>
        <w:rPr>
          <w:rFonts w:ascii="Times New Roman" w:hAnsi="Times New Roman" w:cs="Times New Roman"/>
        </w:rPr>
      </w:pPr>
      <w:r w:rsidRPr="00DA15A5">
        <w:rPr>
          <w:rFonts w:ascii="Times New Roman" w:hAnsi="Times New Roman" w:cs="Times New Roman"/>
        </w:rPr>
        <w:t xml:space="preserve">Within this context, this thesis’s central choice—using a compact multilayer perceptron (MLP) operating on RGB pixels—can be motivated as an intentionally </w:t>
      </w:r>
      <w:r w:rsidRPr="00DA15A5">
        <w:rPr>
          <w:rFonts w:ascii="Times New Roman" w:hAnsi="Times New Roman" w:cs="Times New Roman"/>
          <w:i/>
          <w:iCs/>
        </w:rPr>
        <w:t>hardware-first</w:t>
      </w:r>
      <w:r w:rsidRPr="00DA15A5">
        <w:rPr>
          <w:rFonts w:ascii="Times New Roman" w:hAnsi="Times New Roman" w:cs="Times New Roman"/>
        </w:rPr>
        <w:t xml:space="preserve"> approach: it targets a narrow input feature set (per-pixel color) and a simple inference graph, enabling predictable latency and a straightforward mapping to fixed-point arithmetic and on-chip memories. This design philosophy aligns with prior FPGA neural-network work that prioritizes </w:t>
      </w:r>
      <w:r w:rsidR="00AB5A7E" w:rsidRPr="00DA15A5">
        <w:rPr>
          <w:rFonts w:ascii="Times New Roman" w:hAnsi="Times New Roman" w:cs="Times New Roman"/>
        </w:rPr>
        <w:t>implementability</w:t>
      </w:r>
      <w:r w:rsidRPr="00DA15A5">
        <w:rPr>
          <w:rFonts w:ascii="Times New Roman" w:hAnsi="Times New Roman" w:cs="Times New Roman"/>
        </w:rPr>
        <w:t xml:space="preserve"> and deterministic performance over architectural complexity.</w:t>
      </w:r>
    </w:p>
    <w:p w:rsidR="00B8200B" w:rsidRPr="00DA15A5" w:rsidRDefault="00B8200B" w:rsidP="00B8200B">
      <w:pPr>
        <w:pStyle w:val="Heading2"/>
        <w:rPr>
          <w:rFonts w:ascii="Times New Roman" w:hAnsi="Times New Roman" w:cs="Times New Roman"/>
        </w:rPr>
      </w:pPr>
      <w:bookmarkStart w:id="338" w:name="_Toc223292325"/>
      <w:r w:rsidRPr="00DA15A5">
        <w:rPr>
          <w:rFonts w:ascii="Times New Roman" w:hAnsi="Times New Roman" w:cs="Times New Roman"/>
        </w:rPr>
        <w:t>Wildfire detection in imagery</w:t>
      </w:r>
      <w:bookmarkEnd w:id="338"/>
    </w:p>
    <w:p w:rsidR="00B8200B" w:rsidRPr="00DA15A5" w:rsidRDefault="00B8200B" w:rsidP="00B8200B">
      <w:pPr>
        <w:pStyle w:val="FirstParagraph"/>
        <w:rPr>
          <w:rFonts w:ascii="Times New Roman" w:hAnsi="Times New Roman" w:cs="Times New Roman"/>
        </w:rPr>
      </w:pPr>
      <w:r w:rsidRPr="00DA15A5">
        <w:rPr>
          <w:rFonts w:ascii="Times New Roman" w:hAnsi="Times New Roman" w:cs="Times New Roman"/>
        </w:rPr>
        <w:t>Imagery-based wildfire detection spans multiple sensing regimes and algorithmic approaches.</w:t>
      </w:r>
    </w:p>
    <w:p w:rsidR="00B8200B" w:rsidRPr="00DA15A5" w:rsidRDefault="00B8200B" w:rsidP="00B8200B">
      <w:pPr>
        <w:pStyle w:val="BodyText"/>
        <w:rPr>
          <w:rFonts w:ascii="Times New Roman" w:hAnsi="Times New Roman" w:cs="Times New Roman"/>
        </w:rPr>
      </w:pPr>
      <w:r w:rsidRPr="00DA15A5">
        <w:rPr>
          <w:rFonts w:ascii="Times New Roman" w:hAnsi="Times New Roman" w:cs="Times New Roman"/>
        </w:rPr>
        <w:t xml:space="preserve">In </w:t>
      </w:r>
      <w:r w:rsidRPr="00DA15A5">
        <w:rPr>
          <w:rFonts w:ascii="Times New Roman" w:hAnsi="Times New Roman" w:cs="Times New Roman"/>
          <w:b/>
          <w:bCs/>
        </w:rPr>
        <w:t>remote sensing</w:t>
      </w:r>
      <w:r w:rsidRPr="00DA15A5">
        <w:rPr>
          <w:rFonts w:ascii="Times New Roman" w:hAnsi="Times New Roman" w:cs="Times New Roman"/>
        </w:rPr>
        <w:t xml:space="preserve">, deep learning has been applied to wildfire detection, mapping, and prediction using multi-spectral and hyperspectral sources. A recent review focused on deep learning with satellite remote-sensing data reports that modern workflows frequently require careful preprocessing and data curation, and it catalogues common datasets and modeling choices used in fire detection and mapping tasks. </w:t>
      </w:r>
      <w:r w:rsidR="00E11471" w:rsidRPr="00DA15A5">
        <w:rPr>
          <w:rFonts w:ascii="Times New Roman" w:hAnsi="Times New Roman" w:cs="Times New Roman"/>
          <w:rPrChange w:id="339" w:author="ASUS MAXIMUS IX HERO" w:date="2026-03-01T19:18:00Z">
            <w:rPr/>
          </w:rPrChange>
        </w:rPr>
        <w:fldChar w:fldCharType="begin"/>
      </w:r>
      <w:r w:rsidR="00E11471" w:rsidRPr="00DA15A5">
        <w:rPr>
          <w:rFonts w:ascii="Times New Roman" w:hAnsi="Times New Roman" w:cs="Times New Roman"/>
          <w:rPrChange w:id="340" w:author="ASUS MAXIMUS IX HERO" w:date="2026-03-01T19:18:00Z">
            <w:rPr/>
          </w:rPrChange>
        </w:rPr>
        <w:instrText xml:space="preserve"> HYPERLINK "https://www.mdpi.com/2571-6255/6/5/192?utm_source=chatgpt.com" \h </w:instrText>
      </w:r>
      <w:r w:rsidR="00E11471" w:rsidRPr="00DA15A5">
        <w:rPr>
          <w:rPrChange w:id="341" w:author="ASUS MAXIMUS IX HERO" w:date="2026-03-01T19:18:00Z">
            <w:rPr>
              <w:rStyle w:val="Hyperlink"/>
              <w:rFonts w:ascii="Times New Roman" w:hAnsi="Times New Roman" w:cs="Times New Roman"/>
            </w:rPr>
          </w:rPrChange>
        </w:rPr>
        <w:fldChar w:fldCharType="separate"/>
      </w:r>
      <w:r w:rsidRPr="00DA15A5">
        <w:rPr>
          <w:rStyle w:val="Hyperlink"/>
          <w:rFonts w:ascii="Times New Roman" w:hAnsi="Times New Roman" w:cs="Times New Roman"/>
        </w:rPr>
        <w:t>[1]</w:t>
      </w:r>
      <w:r w:rsidR="00E11471" w:rsidRPr="00DA15A5">
        <w:rPr>
          <w:rStyle w:val="Hyperlink"/>
          <w:rFonts w:ascii="Times New Roman" w:hAnsi="Times New Roman" w:cs="Times New Roman"/>
        </w:rPr>
        <w:fldChar w:fldCharType="end"/>
      </w:r>
      <w:r w:rsidRPr="00DA15A5">
        <w:rPr>
          <w:rFonts w:ascii="Times New Roman" w:hAnsi="Times New Roman" w:cs="Times New Roman"/>
        </w:rPr>
        <w:t xml:space="preserve"> A representative hyperspectral example shows convolutional neural networks applied to imagery from the PRISMA mission, illustrating how spatial–spectral modeling can improve mapping quality compared with simpler baselines (including fully connected models), but also implying heavier compute and data-handling requirements. </w:t>
      </w:r>
      <w:r w:rsidR="00E11471" w:rsidRPr="00DA15A5">
        <w:rPr>
          <w:rFonts w:ascii="Times New Roman" w:hAnsi="Times New Roman" w:cs="Times New Roman"/>
          <w:rPrChange w:id="342" w:author="ASUS MAXIMUS IX HERO" w:date="2026-03-01T19:18:00Z">
            <w:rPr/>
          </w:rPrChange>
        </w:rPr>
        <w:fldChar w:fldCharType="begin"/>
      </w:r>
      <w:r w:rsidR="00E11471" w:rsidRPr="00DA15A5">
        <w:rPr>
          <w:rFonts w:ascii="Times New Roman" w:hAnsi="Times New Roman" w:cs="Times New Roman"/>
          <w:rPrChange w:id="343" w:author="ASUS MAXIMUS IX HERO" w:date="2026-03-01T19:18:00Z">
            <w:rPr/>
          </w:rPrChange>
        </w:rPr>
        <w:instrText xml:space="preserve"> HYPERLINK "https://www.mdpi.com/2072-4292/15/19/4855?utm_source=chatgpt.com" \h </w:instrText>
      </w:r>
      <w:r w:rsidR="00E11471" w:rsidRPr="00DA15A5">
        <w:rPr>
          <w:rPrChange w:id="344" w:author="ASUS MAXIMUS IX HERO" w:date="2026-03-01T19:18:00Z">
            <w:rPr>
              <w:rStyle w:val="Hyperlink"/>
              <w:rFonts w:ascii="Times New Roman" w:hAnsi="Times New Roman" w:cs="Times New Roman"/>
            </w:rPr>
          </w:rPrChange>
        </w:rPr>
        <w:fldChar w:fldCharType="separate"/>
      </w:r>
      <w:r w:rsidRPr="00DA15A5">
        <w:rPr>
          <w:rStyle w:val="Hyperlink"/>
          <w:rFonts w:ascii="Times New Roman" w:hAnsi="Times New Roman" w:cs="Times New Roman"/>
        </w:rPr>
        <w:t>[2]</w:t>
      </w:r>
      <w:r w:rsidR="00E11471" w:rsidRPr="00DA15A5">
        <w:rPr>
          <w:rStyle w:val="Hyperlink"/>
          <w:rFonts w:ascii="Times New Roman" w:hAnsi="Times New Roman" w:cs="Times New Roman"/>
        </w:rPr>
        <w:fldChar w:fldCharType="end"/>
      </w:r>
    </w:p>
    <w:p w:rsidR="00B8200B" w:rsidRPr="00DA15A5" w:rsidRDefault="00B8200B" w:rsidP="00B8200B">
      <w:pPr>
        <w:pStyle w:val="BodyText"/>
        <w:rPr>
          <w:rFonts w:ascii="Times New Roman" w:hAnsi="Times New Roman" w:cs="Times New Roman"/>
        </w:rPr>
      </w:pPr>
      <w:r w:rsidRPr="00DA15A5">
        <w:rPr>
          <w:rFonts w:ascii="Times New Roman" w:hAnsi="Times New Roman" w:cs="Times New Roman"/>
        </w:rPr>
        <w:t xml:space="preserve">In </w:t>
      </w:r>
      <w:r w:rsidRPr="00DA15A5">
        <w:rPr>
          <w:rFonts w:ascii="Times New Roman" w:hAnsi="Times New Roman" w:cs="Times New Roman"/>
          <w:b/>
          <w:bCs/>
        </w:rPr>
        <w:t>ground-camera and video surveillance</w:t>
      </w:r>
      <w:r w:rsidRPr="00DA15A5">
        <w:rPr>
          <w:rFonts w:ascii="Times New Roman" w:hAnsi="Times New Roman" w:cs="Times New Roman"/>
        </w:rPr>
        <w:t xml:space="preserve">, older but still influential “handcrafted feature” approaches often combine color cues with temporal characteristics of flames/smoke. Classical work on real-time fire/flame detection demonstrates that relying on color and motion alone can be insufficient due to false alarms, and that adding flame-specific temporal patterns (e.g., flicker) and boundary/texture cues can improve robustness. </w:t>
      </w:r>
      <w:r w:rsidR="00E11471" w:rsidRPr="00DA15A5">
        <w:rPr>
          <w:rFonts w:ascii="Times New Roman" w:hAnsi="Times New Roman" w:cs="Times New Roman"/>
          <w:rPrChange w:id="345" w:author="ASUS MAXIMUS IX HERO" w:date="2026-03-01T19:18:00Z">
            <w:rPr/>
          </w:rPrChange>
        </w:rPr>
        <w:fldChar w:fldCharType="begin"/>
      </w:r>
      <w:r w:rsidR="00E11471" w:rsidRPr="00DA15A5">
        <w:rPr>
          <w:rFonts w:ascii="Times New Roman" w:hAnsi="Times New Roman" w:cs="Times New Roman"/>
          <w:rPrChange w:id="346" w:author="ASUS MAXIMUS IX HERO" w:date="2026-03-01T19:18:00Z">
            <w:rPr/>
          </w:rPrChange>
        </w:rPr>
        <w:instrText xml:space="preserve"> HYPERLINK "https://research.itu.edu.tr/en/publications/computer-vision-based-method-for-real-time-fire-and-flame-detecti/?utm_source=chatgpt.com" \h </w:instrText>
      </w:r>
      <w:r w:rsidR="00E11471" w:rsidRPr="00DA15A5">
        <w:rPr>
          <w:rPrChange w:id="347" w:author="ASUS MAXIMUS IX HERO" w:date="2026-03-01T19:18:00Z">
            <w:rPr>
              <w:rStyle w:val="Hyperlink"/>
              <w:rFonts w:ascii="Times New Roman" w:hAnsi="Times New Roman" w:cs="Times New Roman"/>
            </w:rPr>
          </w:rPrChange>
        </w:rPr>
        <w:fldChar w:fldCharType="separate"/>
      </w:r>
      <w:r w:rsidRPr="00DA15A5">
        <w:rPr>
          <w:rStyle w:val="Hyperlink"/>
          <w:rFonts w:ascii="Times New Roman" w:hAnsi="Times New Roman" w:cs="Times New Roman"/>
        </w:rPr>
        <w:t>[3]</w:t>
      </w:r>
      <w:r w:rsidR="00E11471" w:rsidRPr="00DA15A5">
        <w:rPr>
          <w:rStyle w:val="Hyperlink"/>
          <w:rFonts w:ascii="Times New Roman" w:hAnsi="Times New Roman" w:cs="Times New Roman"/>
        </w:rPr>
        <w:fldChar w:fldCharType="end"/>
      </w:r>
      <w:r w:rsidRPr="00DA15A5">
        <w:rPr>
          <w:rFonts w:ascii="Times New Roman" w:hAnsi="Times New Roman" w:cs="Times New Roman"/>
        </w:rPr>
        <w:t xml:space="preserve"> This historical trajectory is useful for motivating why “RGB-only” classification can work as a baseline (because fire has distinctive color statistics), while also explaining where such methods can fail (e.g., fire-colored objects, lighting artifacts, haze), which becomes relevant when interpreting false positives/negatives in evaluation.</w:t>
      </w:r>
    </w:p>
    <w:p w:rsidR="00B8200B" w:rsidRPr="00DA15A5" w:rsidRDefault="00B8200B" w:rsidP="00B8200B">
      <w:pPr>
        <w:pStyle w:val="BodyText"/>
        <w:rPr>
          <w:rFonts w:ascii="Times New Roman" w:hAnsi="Times New Roman" w:cs="Times New Roman"/>
        </w:rPr>
      </w:pPr>
      <w:r w:rsidRPr="00DA15A5">
        <w:rPr>
          <w:rFonts w:ascii="Times New Roman" w:hAnsi="Times New Roman" w:cs="Times New Roman"/>
        </w:rPr>
        <w:lastRenderedPageBreak/>
        <w:t xml:space="preserve">Finally, modern systems research continues to explore end-to-end pipelines that integrate </w:t>
      </w:r>
      <w:r w:rsidRPr="00DA15A5">
        <w:rPr>
          <w:rFonts w:ascii="Times New Roman" w:hAnsi="Times New Roman" w:cs="Times New Roman"/>
          <w:b/>
          <w:bCs/>
        </w:rPr>
        <w:t>detection and response</w:t>
      </w:r>
      <w:r w:rsidRPr="00DA15A5">
        <w:rPr>
          <w:rFonts w:ascii="Times New Roman" w:hAnsi="Times New Roman" w:cs="Times New Roman"/>
        </w:rPr>
        <w:t xml:space="preserve">, sometimes using satellite + meteorological features with a classical classifier and operational decision logic. For example, an arXiv preprint proposes an AI-based wildfire prevention/detection/suppression pipeline that combines satellite/meteorological parameters, masking heuristics, and a random-forest classifier, illustrating an alternative paradigm that is not purely image-pixel-driven and that emphasizes full workflow integration. </w:t>
      </w:r>
      <w:r w:rsidR="00E11471" w:rsidRPr="00DA15A5">
        <w:rPr>
          <w:rFonts w:ascii="Times New Roman" w:hAnsi="Times New Roman" w:cs="Times New Roman"/>
          <w:rPrChange w:id="348" w:author="ASUS MAXIMUS IX HERO" w:date="2026-03-01T19:18:00Z">
            <w:rPr/>
          </w:rPrChange>
        </w:rPr>
        <w:fldChar w:fldCharType="begin"/>
      </w:r>
      <w:r w:rsidR="00E11471" w:rsidRPr="00DA15A5">
        <w:rPr>
          <w:rFonts w:ascii="Times New Roman" w:hAnsi="Times New Roman" w:cs="Times New Roman"/>
          <w:rPrChange w:id="349" w:author="ASUS MAXIMUS IX HERO" w:date="2026-03-01T19:18:00Z">
            <w:rPr/>
          </w:rPrChange>
        </w:rPr>
        <w:instrText xml:space="preserve"> HYPERLINK "https://arxiv.org/abs/2312.06990" \h </w:instrText>
      </w:r>
      <w:r w:rsidR="00E11471" w:rsidRPr="00DA15A5">
        <w:rPr>
          <w:rPrChange w:id="350" w:author="ASUS MAXIMUS IX HERO" w:date="2026-03-01T19:18:00Z">
            <w:rPr>
              <w:rStyle w:val="Hyperlink"/>
              <w:rFonts w:ascii="Times New Roman" w:hAnsi="Times New Roman" w:cs="Times New Roman"/>
            </w:rPr>
          </w:rPrChange>
        </w:rPr>
        <w:fldChar w:fldCharType="separate"/>
      </w:r>
      <w:r w:rsidRPr="00DA15A5">
        <w:rPr>
          <w:rStyle w:val="Hyperlink"/>
          <w:rFonts w:ascii="Times New Roman" w:hAnsi="Times New Roman" w:cs="Times New Roman"/>
        </w:rPr>
        <w:t>[4]</w:t>
      </w:r>
      <w:r w:rsidR="00E11471" w:rsidRPr="00DA15A5">
        <w:rPr>
          <w:rStyle w:val="Hyperlink"/>
          <w:rFonts w:ascii="Times New Roman" w:hAnsi="Times New Roman" w:cs="Times New Roman"/>
        </w:rPr>
        <w:fldChar w:fldCharType="end"/>
      </w:r>
    </w:p>
    <w:p w:rsidR="00B8200B" w:rsidRPr="00DA15A5" w:rsidRDefault="00B8200B" w:rsidP="00B8200B">
      <w:pPr>
        <w:pStyle w:val="BodyText"/>
        <w:rPr>
          <w:rFonts w:ascii="Times New Roman" w:hAnsi="Times New Roman" w:cs="Times New Roman"/>
        </w:rPr>
      </w:pPr>
      <w:r w:rsidRPr="00DA15A5">
        <w:rPr>
          <w:rFonts w:ascii="Times New Roman" w:hAnsi="Times New Roman" w:cs="Times New Roman"/>
        </w:rPr>
        <w:t xml:space="preserve">Positioning this thesis: the work targets </w:t>
      </w:r>
      <w:r w:rsidRPr="00DA15A5">
        <w:rPr>
          <w:rFonts w:ascii="Times New Roman" w:hAnsi="Times New Roman" w:cs="Times New Roman"/>
          <w:b/>
          <w:bCs/>
        </w:rPr>
        <w:t>camera imagery with per-pixel labels</w:t>
      </w:r>
      <w:r w:rsidRPr="00DA15A5">
        <w:rPr>
          <w:rFonts w:ascii="Times New Roman" w:hAnsi="Times New Roman" w:cs="Times New Roman"/>
        </w:rPr>
        <w:t xml:space="preserve">, and focuses on a computationally minimal classifier suitable for FPGA inference. Relative to large CNN segmentation models, the thesis approach deliberately reduces the input dimensionality (RGB only) and the model class (small MLP), prioritizing real-time feasibility and stable hardware mapping—at the cost of reduced representational capacity compared to spatial-context models. </w:t>
      </w:r>
      <w:r w:rsidR="00E11471" w:rsidRPr="00DA15A5">
        <w:rPr>
          <w:rFonts w:ascii="Times New Roman" w:hAnsi="Times New Roman" w:cs="Times New Roman"/>
          <w:rPrChange w:id="351" w:author="ASUS MAXIMUS IX HERO" w:date="2026-03-01T19:18:00Z">
            <w:rPr/>
          </w:rPrChange>
        </w:rPr>
        <w:fldChar w:fldCharType="begin"/>
      </w:r>
      <w:r w:rsidR="00E11471" w:rsidRPr="00DA15A5">
        <w:rPr>
          <w:rFonts w:ascii="Times New Roman" w:hAnsi="Times New Roman" w:cs="Times New Roman"/>
          <w:rPrChange w:id="352" w:author="ASUS MAXIMUS IX HERO" w:date="2026-03-01T19:18:00Z">
            <w:rPr/>
          </w:rPrChange>
        </w:rPr>
        <w:instrText xml:space="preserve"> HYPERLINK "https://www.mdpi.com/2571-6255/6/5/192?utm_source=chatgpt.com" \h </w:instrText>
      </w:r>
      <w:r w:rsidR="00E11471" w:rsidRPr="00DA15A5">
        <w:rPr>
          <w:rPrChange w:id="353" w:author="ASUS MAXIMUS IX HERO" w:date="2026-03-01T19:18:00Z">
            <w:rPr>
              <w:rStyle w:val="Hyperlink"/>
              <w:rFonts w:ascii="Times New Roman" w:hAnsi="Times New Roman" w:cs="Times New Roman"/>
            </w:rPr>
          </w:rPrChange>
        </w:rPr>
        <w:fldChar w:fldCharType="separate"/>
      </w:r>
      <w:r w:rsidRPr="00DA15A5">
        <w:rPr>
          <w:rStyle w:val="Hyperlink"/>
          <w:rFonts w:ascii="Times New Roman" w:hAnsi="Times New Roman" w:cs="Times New Roman"/>
        </w:rPr>
        <w:t>[1]</w:t>
      </w:r>
      <w:r w:rsidR="00E11471" w:rsidRPr="00DA15A5">
        <w:rPr>
          <w:rStyle w:val="Hyperlink"/>
          <w:rFonts w:ascii="Times New Roman" w:hAnsi="Times New Roman" w:cs="Times New Roman"/>
        </w:rPr>
        <w:fldChar w:fldCharType="end"/>
      </w:r>
    </w:p>
    <w:p w:rsidR="00B8200B" w:rsidRPr="00DA15A5" w:rsidRDefault="00CF40A0" w:rsidP="00B8200B">
      <w:pPr>
        <w:pStyle w:val="Heading2"/>
        <w:rPr>
          <w:rFonts w:ascii="Times New Roman" w:hAnsi="Times New Roman" w:cs="Times New Roman"/>
        </w:rPr>
      </w:pPr>
      <w:bookmarkStart w:id="354" w:name="_Toc223292326"/>
      <w:bookmarkStart w:id="355" w:name="X9571bd6ff17c495edcb3e678d53ec9ab8dada3e"/>
      <w:r w:rsidRPr="00DA15A5">
        <w:rPr>
          <w:rFonts w:ascii="Times New Roman" w:hAnsi="Times New Roman" w:cs="Times New Roman"/>
        </w:rPr>
        <w:t>Multilayer perceptron</w:t>
      </w:r>
      <w:r w:rsidR="00B8200B" w:rsidRPr="00DA15A5">
        <w:rPr>
          <w:rFonts w:ascii="Times New Roman" w:hAnsi="Times New Roman" w:cs="Times New Roman"/>
        </w:rPr>
        <w:t xml:space="preserve"> for per-pixel fire probability</w:t>
      </w:r>
      <w:bookmarkEnd w:id="354"/>
    </w:p>
    <w:p w:rsidR="00B8200B" w:rsidRPr="00DA15A5" w:rsidRDefault="00B8200B" w:rsidP="00B8200B">
      <w:pPr>
        <w:pStyle w:val="FirstParagraph"/>
        <w:rPr>
          <w:rFonts w:ascii="Times New Roman" w:hAnsi="Times New Roman" w:cs="Times New Roman"/>
        </w:rPr>
      </w:pPr>
      <w:r w:rsidRPr="00DA15A5">
        <w:rPr>
          <w:rFonts w:ascii="Times New Roman" w:hAnsi="Times New Roman" w:cs="Times New Roman"/>
        </w:rPr>
        <w:t>An MLP is a feed-forward network formed by stacked fully connected layers and nonlinear activations. For per-pixel classification, an MLP can be interpreted as learning a nonlinear decision boundary in color space: it maps a 3D input vector (R, G, B) to a scalar output interpreted as a fire/non-fire probability. This “pointwise” model is structurally similar to the per-pixel classifiers used as baselines in segmentation pipelines, except that the classifier is applied independently to each pixel and does not incorporate spatial context.</w:t>
      </w:r>
    </w:p>
    <w:p w:rsidR="00B8200B" w:rsidRPr="00DA15A5" w:rsidRDefault="00B8200B" w:rsidP="00B8200B">
      <w:pPr>
        <w:pStyle w:val="BodyText"/>
        <w:rPr>
          <w:rFonts w:ascii="Times New Roman" w:hAnsi="Times New Roman" w:cs="Times New Roman"/>
        </w:rPr>
      </w:pPr>
      <w:r w:rsidRPr="00DA15A5">
        <w:rPr>
          <w:rFonts w:ascii="Times New Roman" w:hAnsi="Times New Roman" w:cs="Times New Roman"/>
        </w:rPr>
        <w:t xml:space="preserve">MLPs have a long history of direct FPGA implementation in RTL-oriented workflows. Early conference work explicitly targets </w:t>
      </w:r>
      <w:r w:rsidR="00CF40A0" w:rsidRPr="00DA15A5">
        <w:rPr>
          <w:rFonts w:ascii="Times New Roman" w:hAnsi="Times New Roman" w:cs="Times New Roman"/>
        </w:rPr>
        <w:t xml:space="preserve">the </w:t>
      </w:r>
      <w:r w:rsidRPr="00DA15A5">
        <w:rPr>
          <w:rFonts w:ascii="Times New Roman" w:hAnsi="Times New Roman" w:cs="Times New Roman"/>
        </w:rPr>
        <w:t xml:space="preserve">implementation of multilayer perceptrons in VHDL on SRAM-based FPGAs and discusses architectural choices involving memory for synaptic weights and mechanisms for realizing the activation function in hardware. </w:t>
      </w:r>
      <w:r w:rsidR="00E11471" w:rsidRPr="00DA15A5">
        <w:rPr>
          <w:rFonts w:ascii="Times New Roman" w:hAnsi="Times New Roman" w:cs="Times New Roman"/>
          <w:rPrChange w:id="356" w:author="ASUS MAXIMUS IX HERO" w:date="2026-03-01T19:18:00Z">
            <w:rPr/>
          </w:rPrChange>
        </w:rPr>
        <w:fldChar w:fldCharType="begin"/>
      </w:r>
      <w:r w:rsidR="00E11471" w:rsidRPr="00DA15A5">
        <w:rPr>
          <w:rFonts w:ascii="Times New Roman" w:hAnsi="Times New Roman" w:cs="Times New Roman"/>
          <w:rPrChange w:id="357" w:author="ASUS MAXIMUS IX HERO" w:date="2026-03-01T19:18:00Z">
            <w:rPr/>
          </w:rPrChange>
        </w:rPr>
        <w:instrText xml:space="preserve"> HYPERLINK "https://ieeexplore.ieee.org/document/770860/?utm_source=chatgpt.com" \h </w:instrText>
      </w:r>
      <w:r w:rsidR="00E11471" w:rsidRPr="00DA15A5">
        <w:rPr>
          <w:rPrChange w:id="358" w:author="ASUS MAXIMUS IX HERO" w:date="2026-03-01T19:18:00Z">
            <w:rPr>
              <w:rStyle w:val="Hyperlink"/>
              <w:rFonts w:ascii="Times New Roman" w:hAnsi="Times New Roman" w:cs="Times New Roman"/>
            </w:rPr>
          </w:rPrChange>
        </w:rPr>
        <w:fldChar w:fldCharType="separate"/>
      </w:r>
      <w:r w:rsidRPr="00DA15A5">
        <w:rPr>
          <w:rStyle w:val="Hyperlink"/>
          <w:rFonts w:ascii="Times New Roman" w:hAnsi="Times New Roman" w:cs="Times New Roman"/>
        </w:rPr>
        <w:t>[5]</w:t>
      </w:r>
      <w:r w:rsidR="00E11471" w:rsidRPr="00DA15A5">
        <w:rPr>
          <w:rStyle w:val="Hyperlink"/>
          <w:rFonts w:ascii="Times New Roman" w:hAnsi="Times New Roman" w:cs="Times New Roman"/>
        </w:rPr>
        <w:fldChar w:fldCharType="end"/>
      </w:r>
      <w:r w:rsidRPr="00DA15A5">
        <w:rPr>
          <w:rFonts w:ascii="Times New Roman" w:hAnsi="Times New Roman" w:cs="Times New Roman"/>
        </w:rPr>
        <w:t xml:space="preserve"> This lineage is important because it shows that the core operations needed by this thesis—dot products and simple nonlinearities—are amenable to synthesis and can be framed as a datapath plus parameter storage problem.</w:t>
      </w:r>
    </w:p>
    <w:p w:rsidR="00B8200B" w:rsidRPr="00DA15A5" w:rsidRDefault="00B8200B" w:rsidP="00B8200B">
      <w:pPr>
        <w:pStyle w:val="BodyText"/>
        <w:rPr>
          <w:rFonts w:ascii="Times New Roman" w:hAnsi="Times New Roman" w:cs="Times New Roman"/>
        </w:rPr>
      </w:pPr>
      <w:r w:rsidRPr="00DA15A5">
        <w:rPr>
          <w:rFonts w:ascii="Times New Roman" w:hAnsi="Times New Roman" w:cs="Times New Roman"/>
        </w:rPr>
        <w:t xml:space="preserve">A closely aligned design pattern in earlier FPGA ANN implementations is: </w:t>
      </w:r>
      <w:r w:rsidRPr="00DA15A5">
        <w:rPr>
          <w:rFonts w:ascii="Times New Roman" w:hAnsi="Times New Roman" w:cs="Times New Roman"/>
          <w:b/>
          <w:bCs/>
        </w:rPr>
        <w:t>train offline</w:t>
      </w:r>
      <w:r w:rsidRPr="00DA15A5">
        <w:rPr>
          <w:rFonts w:ascii="Times New Roman" w:hAnsi="Times New Roman" w:cs="Times New Roman"/>
        </w:rPr>
        <w:t xml:space="preserve">, then deploy </w:t>
      </w:r>
      <w:r w:rsidRPr="00DA15A5">
        <w:rPr>
          <w:rFonts w:ascii="Times New Roman" w:hAnsi="Times New Roman" w:cs="Times New Roman"/>
          <w:i/>
          <w:iCs/>
        </w:rPr>
        <w:t>only inference</w:t>
      </w:r>
      <w:r w:rsidRPr="00DA15A5">
        <w:rPr>
          <w:rFonts w:ascii="Times New Roman" w:hAnsi="Times New Roman" w:cs="Times New Roman"/>
        </w:rPr>
        <w:t xml:space="preserve"> on hardware. A hardware implementation paper describing a feed-forward backpropagation network using Xilinx FPGAs reports offline training on a conventional computer, followed by hardware execution using fixed-width multipliers/adders and a lookup-table realization of the sigmoid nonlinearity. This is conceptually consistent with the thesis workflow (Python training → exported weights/biases → VHDL inference), and it supports adopting a “coefficient export + hardware inference” pipeline as a mature and defensible approach.</w:t>
      </w:r>
    </w:p>
    <w:p w:rsidR="00B8200B" w:rsidRPr="00DA15A5" w:rsidRDefault="00B8200B" w:rsidP="00B8200B">
      <w:pPr>
        <w:pStyle w:val="BodyText"/>
        <w:rPr>
          <w:rFonts w:ascii="Times New Roman" w:hAnsi="Times New Roman" w:cs="Times New Roman"/>
        </w:rPr>
      </w:pPr>
      <w:r w:rsidRPr="00DA15A5">
        <w:rPr>
          <w:rFonts w:ascii="Times New Roman" w:hAnsi="Times New Roman" w:cs="Times New Roman"/>
        </w:rPr>
        <w:t>More recent FPGA/VHDL-focused papers continue to emphasize that describing ANNs in VHDL enables FPGA deployment while forcing explicit choices about parallelism, numeric representation, and module structure due to finite logic and memory resources.</w:t>
      </w:r>
    </w:p>
    <w:p w:rsidR="00B8200B" w:rsidRPr="00DA15A5" w:rsidRDefault="00B8200B" w:rsidP="00B8200B">
      <w:pPr>
        <w:pStyle w:val="Heading2"/>
        <w:rPr>
          <w:rFonts w:ascii="Times New Roman" w:hAnsi="Times New Roman" w:cs="Times New Roman"/>
        </w:rPr>
      </w:pPr>
      <w:bookmarkStart w:id="359" w:name="_Toc223292327"/>
      <w:bookmarkEnd w:id="355"/>
      <w:r w:rsidRPr="00DA15A5">
        <w:rPr>
          <w:rFonts w:ascii="Times New Roman" w:hAnsi="Times New Roman" w:cs="Times New Roman"/>
        </w:rPr>
        <w:lastRenderedPageBreak/>
        <w:t>Fixed-point arithmetic and LUT activations</w:t>
      </w:r>
      <w:bookmarkEnd w:id="359"/>
    </w:p>
    <w:p w:rsidR="00B8200B" w:rsidRPr="00DA15A5" w:rsidRDefault="00B8200B" w:rsidP="00B8200B">
      <w:pPr>
        <w:pStyle w:val="Heading3"/>
        <w:rPr>
          <w:rFonts w:ascii="Times New Roman" w:hAnsi="Times New Roman" w:cs="Times New Roman"/>
        </w:rPr>
      </w:pPr>
      <w:bookmarkStart w:id="360" w:name="_Toc223292328"/>
      <w:bookmarkStart w:id="361" w:name="Xfbc911c5231ad9da521ee8c6a7334516e033eb4"/>
      <w:r w:rsidRPr="00DA15A5">
        <w:rPr>
          <w:rFonts w:ascii="Times New Roman" w:hAnsi="Times New Roman" w:cs="Times New Roman"/>
        </w:rPr>
        <w:t>Fixed-point as a hardware-enabling constraint</w:t>
      </w:r>
      <w:bookmarkEnd w:id="360"/>
    </w:p>
    <w:p w:rsidR="00B8200B" w:rsidRPr="00DA15A5" w:rsidRDefault="00B8200B" w:rsidP="00B8200B">
      <w:pPr>
        <w:pStyle w:val="FirstParagraph"/>
        <w:rPr>
          <w:rFonts w:ascii="Times New Roman" w:hAnsi="Times New Roman" w:cs="Times New Roman"/>
        </w:rPr>
      </w:pPr>
      <w:r w:rsidRPr="00DA15A5">
        <w:rPr>
          <w:rFonts w:ascii="Times New Roman" w:hAnsi="Times New Roman" w:cs="Times New Roman"/>
        </w:rPr>
        <w:t>Fixed-point arithmetic is widely used in FPGA neural inference because it reduces area and can increase throughput compared with floating-point, while still permitting acceptable accuracy in many ML tasks. Hamdan’s FPGA/CNN acceleration thesis explicitly frames arithmetic precision as a tunable hardware parameter: unlike fixed datapaths in general-purpose processors, FPGA datapaths can be sized to trade numeric precision for parallelism and delay, and it recommends replacing floating point with fixed point as a common rule-of-thumb for FPGA implementations due to cost.</w:t>
      </w:r>
    </w:p>
    <w:p w:rsidR="00B8200B" w:rsidRPr="00DA15A5" w:rsidRDefault="00B8200B" w:rsidP="00B8200B">
      <w:pPr>
        <w:pStyle w:val="BodyText"/>
        <w:rPr>
          <w:rFonts w:ascii="Times New Roman" w:hAnsi="Times New Roman" w:cs="Times New Roman"/>
        </w:rPr>
      </w:pPr>
      <w:r w:rsidRPr="00DA15A5">
        <w:rPr>
          <w:rFonts w:ascii="Times New Roman" w:hAnsi="Times New Roman" w:cs="Times New Roman"/>
        </w:rPr>
        <w:t>Concrete examples from earlier ANN hardware implementations show how designers select bit-widths across the datapath. In the Xilinx-based feed-forward backpropagation implementation, 8-bit inputs and signed 8-bit weights are multiplied to 16-bit products, accumulated into a wider accumulator, then scaled before applying a nonlinear activation via a table. This kind of staged widening (multiply → accumulate → rescale) provides a principled precedent for the thesis’s fixed-point export decisions: the objective is not to “maximize precision everywhere,” but to keep enough dynamic range to avoid harmful saturation while minimizing resource usage.</w:t>
      </w:r>
    </w:p>
    <w:p w:rsidR="00B8200B" w:rsidRPr="00DA15A5" w:rsidRDefault="00B8200B" w:rsidP="00B8200B">
      <w:pPr>
        <w:pStyle w:val="BodyText"/>
        <w:rPr>
          <w:rFonts w:ascii="Times New Roman" w:hAnsi="Times New Roman" w:cs="Times New Roman"/>
        </w:rPr>
      </w:pPr>
      <w:r w:rsidRPr="00DA15A5">
        <w:rPr>
          <w:rFonts w:ascii="Times New Roman" w:hAnsi="Times New Roman" w:cs="Times New Roman"/>
        </w:rPr>
        <w:t>Low-precision computation also has algorithmic justification: ML training/inference can tolerate certain quantization noise, and FPGA work on accelerating learning illustrates explicit “precision–convergence” trade-offs, including designs that adapt execution to low-precision representations while maintaining learning quality. While that work targets SGD training rather than inference, the broader implication—use reduced precision where it does not materially harm task performance—supports the design logic behind fixed-point MLP inference.</w:t>
      </w:r>
    </w:p>
    <w:p w:rsidR="00B8200B" w:rsidRPr="00DA15A5" w:rsidRDefault="00B8200B" w:rsidP="00B8200B">
      <w:pPr>
        <w:pStyle w:val="Heading3"/>
        <w:rPr>
          <w:rFonts w:ascii="Times New Roman" w:hAnsi="Times New Roman" w:cs="Times New Roman"/>
        </w:rPr>
      </w:pPr>
      <w:bookmarkStart w:id="362" w:name="_Toc223292329"/>
      <w:bookmarkStart w:id="363" w:name="lut-based-nonlinearities"/>
      <w:bookmarkEnd w:id="361"/>
      <w:r w:rsidRPr="00DA15A5">
        <w:rPr>
          <w:rFonts w:ascii="Times New Roman" w:hAnsi="Times New Roman" w:cs="Times New Roman"/>
        </w:rPr>
        <w:t>LUT-based nonlinearities</w:t>
      </w:r>
      <w:bookmarkEnd w:id="362"/>
    </w:p>
    <w:p w:rsidR="00B8200B" w:rsidRPr="00DA15A5" w:rsidRDefault="00B8200B" w:rsidP="00B8200B">
      <w:pPr>
        <w:pStyle w:val="FirstParagraph"/>
        <w:rPr>
          <w:rFonts w:ascii="Times New Roman" w:hAnsi="Times New Roman" w:cs="Times New Roman"/>
        </w:rPr>
      </w:pPr>
      <w:r w:rsidRPr="00DA15A5">
        <w:rPr>
          <w:rFonts w:ascii="Times New Roman" w:hAnsi="Times New Roman" w:cs="Times New Roman"/>
        </w:rPr>
        <w:t>Nonlinear activations are an inflection point for hardware mapping because functions like sigmoid involve exponentials and divisions. A common hardware workaround is approximation via lookup tables stored in memory, trading some approximation error for speed and simplicity.</w:t>
      </w:r>
    </w:p>
    <w:p w:rsidR="00B8200B" w:rsidRPr="00DA15A5" w:rsidRDefault="00B8200B" w:rsidP="00B8200B">
      <w:pPr>
        <w:pStyle w:val="BodyText"/>
        <w:rPr>
          <w:rFonts w:ascii="Times New Roman" w:hAnsi="Times New Roman" w:cs="Times New Roman"/>
        </w:rPr>
      </w:pPr>
      <w:r w:rsidRPr="00DA15A5">
        <w:rPr>
          <w:rFonts w:ascii="Times New Roman" w:hAnsi="Times New Roman" w:cs="Times New Roman"/>
        </w:rPr>
        <w:t>In the Xilinx FPGA ANN implementation mentioned above, the sigmoid is realized explicitly as a lookup table stored in a small EPROM, with the scaled accumulator value used as the address. This design is directly analogous to the thesis choice to generate sigmoid lookup tables offline and store them in on-chip memory (e.g., block RAM initialized from coefficient files), which allows deterministic, single-cycle activation evaluation under a synchronous datapath model.</w:t>
      </w:r>
    </w:p>
    <w:p w:rsidR="00B8200B" w:rsidRPr="00DA15A5" w:rsidRDefault="00B8200B" w:rsidP="00B8200B">
      <w:pPr>
        <w:pStyle w:val="BodyText"/>
        <w:rPr>
          <w:rFonts w:ascii="Times New Roman" w:hAnsi="Times New Roman" w:cs="Times New Roman"/>
        </w:rPr>
      </w:pPr>
      <w:r w:rsidRPr="00DA15A5">
        <w:rPr>
          <w:rFonts w:ascii="Times New Roman" w:hAnsi="Times New Roman" w:cs="Times New Roman"/>
        </w:rPr>
        <w:t>The broader FPGA ANN literature also describes the VHDL-centric reality that limited on-chip resources motivate approximation and modular design choices. A VHDL/FPGA ANN implementation paper highlights that FPGA resource limits force optimization for speed and resource consumption, reinforcing why activation LUTs and fixed-point datapaths are standard engineering moves rather than ad-hoc shortcuts.</w:t>
      </w:r>
    </w:p>
    <w:p w:rsidR="000F396D" w:rsidRPr="00DA15A5" w:rsidRDefault="000F396D" w:rsidP="00B8200B">
      <w:pPr>
        <w:pStyle w:val="Heading2"/>
        <w:rPr>
          <w:rFonts w:ascii="Times New Roman" w:hAnsi="Times New Roman" w:cs="Times New Roman"/>
        </w:rPr>
      </w:pPr>
      <w:bookmarkStart w:id="364" w:name="fpga-implementation-with-vhdl"/>
      <w:bookmarkEnd w:id="363"/>
    </w:p>
    <w:p w:rsidR="00B8200B" w:rsidRPr="00DA15A5" w:rsidRDefault="00B8200B" w:rsidP="00B8200B">
      <w:pPr>
        <w:pStyle w:val="Heading2"/>
        <w:rPr>
          <w:rFonts w:ascii="Times New Roman" w:hAnsi="Times New Roman" w:cs="Times New Roman"/>
        </w:rPr>
      </w:pPr>
      <w:bookmarkStart w:id="365" w:name="_Toc223292330"/>
      <w:r w:rsidRPr="00DA15A5">
        <w:rPr>
          <w:rFonts w:ascii="Times New Roman" w:hAnsi="Times New Roman" w:cs="Times New Roman"/>
        </w:rPr>
        <w:t>FPGA implementation with VHDL</w:t>
      </w:r>
      <w:bookmarkEnd w:id="365"/>
    </w:p>
    <w:p w:rsidR="00B8200B" w:rsidRPr="00DA15A5" w:rsidRDefault="00B8200B" w:rsidP="00B8200B">
      <w:pPr>
        <w:pStyle w:val="FirstParagraph"/>
        <w:rPr>
          <w:rFonts w:ascii="Times New Roman" w:hAnsi="Times New Roman" w:cs="Times New Roman"/>
        </w:rPr>
      </w:pPr>
      <w:r w:rsidRPr="00DA15A5">
        <w:rPr>
          <w:rFonts w:ascii="Times New Roman" w:hAnsi="Times New Roman" w:cs="Times New Roman"/>
        </w:rPr>
        <w:t>FPGAs provide reconfigurable logic and a heterogeneous set of hardware primitives (e.g., distributed logic, dedicated multipliers/DSP blocks, and embedded memories) that allow designers to construct deeply pipelined arithmetic datapaths. Practical FPGA design education texts emphasize the standard CAD flow: write synthesizable HDL, simulate, synthesize, then perform mapping, placement, and routing to generate a configuration bitstream; the same sources also highlight that modern FPGA fabrics include dedicated memory and multiplier resources that strongly influence architecture choices.</w:t>
      </w:r>
    </w:p>
    <w:p w:rsidR="00B8200B" w:rsidRPr="00DA15A5" w:rsidRDefault="00B8200B" w:rsidP="00B8200B">
      <w:pPr>
        <w:pStyle w:val="BodyText"/>
        <w:rPr>
          <w:rFonts w:ascii="Times New Roman" w:hAnsi="Times New Roman" w:cs="Times New Roman"/>
        </w:rPr>
      </w:pPr>
      <w:r w:rsidRPr="00DA15A5">
        <w:rPr>
          <w:rFonts w:ascii="Times New Roman" w:hAnsi="Times New Roman" w:cs="Times New Roman"/>
        </w:rPr>
        <w:t>For neural inference, the computational core reduces to a sequence of multiply–accumulate operations plus activation. Thus, an FPGA-centric implementation perspective naturally decomposes the design into: 1) parameter storage (weights, biases, activation LUT), 2) a MAC datapath, and 3) control/streaming logic.</w:t>
      </w:r>
    </w:p>
    <w:p w:rsidR="00B8200B" w:rsidRPr="00DA15A5" w:rsidRDefault="00B8200B" w:rsidP="00B8200B">
      <w:pPr>
        <w:pStyle w:val="BodyText"/>
        <w:rPr>
          <w:rFonts w:ascii="Times New Roman" w:hAnsi="Times New Roman" w:cs="Times New Roman"/>
        </w:rPr>
      </w:pPr>
      <w:r w:rsidRPr="00DA15A5">
        <w:rPr>
          <w:rFonts w:ascii="Times New Roman" w:hAnsi="Times New Roman" w:cs="Times New Roman"/>
        </w:rPr>
        <w:t>This decomposition is consistent with historical ANN-on-FPGA designs that implement neurons as combinations of multipliers, adders/accumulators, scaling, and a memory-backed activation. It also aligns with VHDL-based ANN design approaches that discuss creating reusable neuron modules and composing them into larger networks under resource constraints.</w:t>
      </w:r>
    </w:p>
    <w:p w:rsidR="00B8200B" w:rsidRPr="00DA15A5" w:rsidRDefault="00B8200B" w:rsidP="00B8200B">
      <w:pPr>
        <w:pStyle w:val="BodyText"/>
        <w:rPr>
          <w:rFonts w:ascii="Times New Roman" w:hAnsi="Times New Roman" w:cs="Times New Roman"/>
        </w:rPr>
      </w:pPr>
      <w:r w:rsidRPr="00DA15A5">
        <w:rPr>
          <w:rFonts w:ascii="Times New Roman" w:hAnsi="Times New Roman" w:cs="Times New Roman"/>
        </w:rPr>
        <w:t xml:space="preserve">From a systems standpoint, FPGA acceleration is often motivated by the </w:t>
      </w:r>
      <w:r w:rsidRPr="00DA15A5">
        <w:rPr>
          <w:rFonts w:ascii="Times New Roman" w:hAnsi="Times New Roman" w:cs="Times New Roman"/>
          <w:b/>
          <w:bCs/>
        </w:rPr>
        <w:t>parallel structure</w:t>
      </w:r>
      <w:r w:rsidRPr="00DA15A5">
        <w:rPr>
          <w:rFonts w:ascii="Times New Roman" w:hAnsi="Times New Roman" w:cs="Times New Roman"/>
        </w:rPr>
        <w:t xml:space="preserve"> of neural computation. An IEEE paper on FPGA acceleration for ANN-based Q-learning in planetary robotics argues that the parallelism inherent in neural network computation maps well to FPGA hardware parallelism and reports large speedups versus a CPU baseline on the evaluated design. Even when the learning algorithm differs from this thesis’s supervised pixel classification, the underlying hardware motivation—reduce latency by exploiting concurrent datapaths—supports implementing per-pixel inference as a streaming, pipelined computation.</w:t>
      </w:r>
    </w:p>
    <w:p w:rsidR="00B8200B" w:rsidRPr="00DA15A5" w:rsidRDefault="00B8200B" w:rsidP="00B8200B">
      <w:pPr>
        <w:pStyle w:val="Heading2"/>
        <w:rPr>
          <w:rFonts w:ascii="Times New Roman" w:hAnsi="Times New Roman" w:cs="Times New Roman"/>
        </w:rPr>
      </w:pPr>
      <w:bookmarkStart w:id="366" w:name="_Toc223292331"/>
      <w:bookmarkStart w:id="367" w:name="Xa4b2ea91968b15926cb1e16ffb590f08b73b15b"/>
      <w:bookmarkEnd w:id="364"/>
      <w:r w:rsidRPr="00DA15A5">
        <w:rPr>
          <w:rFonts w:ascii="Times New Roman" w:hAnsi="Times New Roman" w:cs="Times New Roman"/>
        </w:rPr>
        <w:t>Related work on neural networks in reconfigurable hardware</w:t>
      </w:r>
      <w:bookmarkEnd w:id="366"/>
    </w:p>
    <w:p w:rsidR="00B8200B" w:rsidRPr="00DA15A5" w:rsidRDefault="00B8200B" w:rsidP="00B8200B">
      <w:pPr>
        <w:pStyle w:val="FirstParagraph"/>
        <w:rPr>
          <w:rFonts w:ascii="Times New Roman" w:hAnsi="Times New Roman" w:cs="Times New Roman"/>
        </w:rPr>
      </w:pPr>
      <w:r w:rsidRPr="00DA15A5">
        <w:rPr>
          <w:rFonts w:ascii="Times New Roman" w:hAnsi="Times New Roman" w:cs="Times New Roman"/>
        </w:rPr>
        <w:t>The thesis sits at the intersection of three established research streams: (i) neural networks for perception, (ii) quantized/low-precision inference, and (iii) FPGA implementation methodologies.</w:t>
      </w:r>
    </w:p>
    <w:p w:rsidR="00B8200B" w:rsidRPr="00DA15A5" w:rsidRDefault="00B8200B" w:rsidP="00B8200B">
      <w:pPr>
        <w:pStyle w:val="BodyText"/>
        <w:rPr>
          <w:rFonts w:ascii="Times New Roman" w:hAnsi="Times New Roman" w:cs="Times New Roman"/>
        </w:rPr>
      </w:pPr>
      <w:r w:rsidRPr="00DA15A5">
        <w:rPr>
          <w:rFonts w:ascii="Times New Roman" w:hAnsi="Times New Roman" w:cs="Times New Roman"/>
        </w:rPr>
        <w:t xml:space="preserve">A substantial body of FPGA ML acceleration work focuses on </w:t>
      </w:r>
      <w:r w:rsidRPr="00DA15A5">
        <w:rPr>
          <w:rFonts w:ascii="Times New Roman" w:hAnsi="Times New Roman" w:cs="Times New Roman"/>
          <w:b/>
          <w:bCs/>
        </w:rPr>
        <w:t>binarized neural networks (BNNs)</w:t>
      </w:r>
      <w:r w:rsidRPr="00DA15A5">
        <w:rPr>
          <w:rFonts w:ascii="Times New Roman" w:hAnsi="Times New Roman" w:cs="Times New Roman"/>
        </w:rPr>
        <w:t>, which push quantization to an extreme by constraining weights (and sometimes activations) to ±1. A 2023 review on BNNs in FPGAs explains that binarization can replace expensive multiplications with bitwise operations and can reduce model size substantially, while also acknowledging an accuracy trade-off that motivates architectural variants and careful design choices.</w:t>
      </w:r>
      <w:r w:rsidR="000F396D" w:rsidRPr="00DA15A5">
        <w:rPr>
          <w:rFonts w:ascii="Times New Roman" w:hAnsi="Times New Roman" w:cs="Times New Roman"/>
        </w:rPr>
        <w:t xml:space="preserve"> </w:t>
      </w:r>
      <w:r w:rsidR="00E11471" w:rsidRPr="00DA15A5">
        <w:rPr>
          <w:rFonts w:ascii="Times New Roman" w:hAnsi="Times New Roman" w:cs="Times New Roman"/>
          <w:rPrChange w:id="368" w:author="ASUS MAXIMUS IX HERO" w:date="2026-03-01T19:18:00Z">
            <w:rPr/>
          </w:rPrChange>
        </w:rPr>
        <w:fldChar w:fldCharType="begin"/>
      </w:r>
      <w:r w:rsidR="00E11471" w:rsidRPr="00DA15A5">
        <w:rPr>
          <w:rFonts w:ascii="Times New Roman" w:hAnsi="Times New Roman" w:cs="Times New Roman"/>
          <w:rPrChange w:id="369" w:author="ASUS MAXIMUS IX HERO" w:date="2026-03-01T19:18:00Z">
            <w:rPr/>
          </w:rPrChange>
        </w:rPr>
        <w:instrText xml:space="preserve"> HYPERLINK "https://ieeexplore.ieee.org/document/7929192?utm_source=chatgpt.com" \h </w:instrText>
      </w:r>
      <w:r w:rsidR="00E11471" w:rsidRPr="00DA15A5">
        <w:rPr>
          <w:rPrChange w:id="370" w:author="ASUS MAXIMUS IX HERO" w:date="2026-03-01T19:18:00Z">
            <w:rPr>
              <w:rStyle w:val="Hyperlink"/>
              <w:rFonts w:ascii="Times New Roman" w:hAnsi="Times New Roman" w:cs="Times New Roman"/>
            </w:rPr>
          </w:rPrChange>
        </w:rPr>
        <w:fldChar w:fldCharType="separate"/>
      </w:r>
      <w:r w:rsidR="000F396D" w:rsidRPr="00DA15A5">
        <w:rPr>
          <w:rStyle w:val="Hyperlink"/>
          <w:rFonts w:ascii="Times New Roman" w:hAnsi="Times New Roman" w:cs="Times New Roman"/>
        </w:rPr>
        <w:t>[6]</w:t>
      </w:r>
      <w:r w:rsidR="00E11471" w:rsidRPr="00DA15A5">
        <w:rPr>
          <w:rStyle w:val="Hyperlink"/>
          <w:rFonts w:ascii="Times New Roman" w:hAnsi="Times New Roman" w:cs="Times New Roman"/>
        </w:rPr>
        <w:fldChar w:fldCharType="end"/>
      </w:r>
    </w:p>
    <w:p w:rsidR="00B8200B" w:rsidRPr="00DA15A5" w:rsidRDefault="00B8200B" w:rsidP="00B8200B">
      <w:pPr>
        <w:pStyle w:val="BodyText"/>
        <w:rPr>
          <w:rFonts w:ascii="Times New Roman" w:hAnsi="Times New Roman" w:cs="Times New Roman"/>
        </w:rPr>
      </w:pPr>
      <w:r w:rsidRPr="00DA15A5">
        <w:rPr>
          <w:rFonts w:ascii="Times New Roman" w:hAnsi="Times New Roman" w:cs="Times New Roman"/>
        </w:rPr>
        <w:t>Thesis projects and academic designs demonstrate how these “hardware-friendly” networks translate into architecture decisions such as maximizing on-chip storage, structuring compute as tiled/pipelined datapaths, and exploiting FPGA logic for bit-level operations. For example, BNN-on-FPGA theses report high-throughput image classification designs that emphasize on-chip memories and accelerator-style datapaths to achieve real-time performance.</w:t>
      </w:r>
      <w:r w:rsidR="000F396D" w:rsidRPr="00DA15A5">
        <w:rPr>
          <w:rFonts w:ascii="Times New Roman" w:hAnsi="Times New Roman" w:cs="Times New Roman"/>
        </w:rPr>
        <w:t xml:space="preserve"> </w:t>
      </w:r>
      <w:r w:rsidR="00E11471" w:rsidRPr="00DA15A5">
        <w:rPr>
          <w:rFonts w:ascii="Times New Roman" w:hAnsi="Times New Roman" w:cs="Times New Roman"/>
          <w:rPrChange w:id="371" w:author="ASUS MAXIMUS IX HERO" w:date="2026-03-01T19:18:00Z">
            <w:rPr/>
          </w:rPrChange>
        </w:rPr>
        <w:fldChar w:fldCharType="begin"/>
      </w:r>
      <w:r w:rsidR="00E11471" w:rsidRPr="00DA15A5">
        <w:rPr>
          <w:rFonts w:ascii="Times New Roman" w:hAnsi="Times New Roman" w:cs="Times New Roman"/>
          <w:rPrChange w:id="372" w:author="ASUS MAXIMUS IX HERO" w:date="2026-03-01T19:18:00Z">
            <w:rPr/>
          </w:rPrChange>
        </w:rPr>
        <w:instrText xml:space="preserve"> HYPERLINK "https://rzhao01.github.io/publication/bnn_fpga2017/?utm_source=chatgpt.com" \h </w:instrText>
      </w:r>
      <w:r w:rsidR="00E11471" w:rsidRPr="00DA15A5">
        <w:rPr>
          <w:rPrChange w:id="373" w:author="ASUS MAXIMUS IX HERO" w:date="2026-03-01T19:18:00Z">
            <w:rPr>
              <w:rStyle w:val="Hyperlink"/>
              <w:rFonts w:ascii="Times New Roman" w:hAnsi="Times New Roman" w:cs="Times New Roman"/>
            </w:rPr>
          </w:rPrChange>
        </w:rPr>
        <w:fldChar w:fldCharType="separate"/>
      </w:r>
      <w:r w:rsidR="000F396D" w:rsidRPr="00DA15A5">
        <w:rPr>
          <w:rStyle w:val="Hyperlink"/>
          <w:rFonts w:ascii="Times New Roman" w:hAnsi="Times New Roman" w:cs="Times New Roman"/>
        </w:rPr>
        <w:t>[7]</w:t>
      </w:r>
      <w:r w:rsidR="00E11471" w:rsidRPr="00DA15A5">
        <w:rPr>
          <w:rStyle w:val="Hyperlink"/>
          <w:rFonts w:ascii="Times New Roman" w:hAnsi="Times New Roman" w:cs="Times New Roman"/>
        </w:rPr>
        <w:fldChar w:fldCharType="end"/>
      </w:r>
    </w:p>
    <w:p w:rsidR="00B8200B" w:rsidRPr="00DA15A5" w:rsidRDefault="00B8200B" w:rsidP="00B8200B">
      <w:pPr>
        <w:pStyle w:val="BodyText"/>
        <w:rPr>
          <w:rFonts w:ascii="Times New Roman" w:hAnsi="Times New Roman" w:cs="Times New Roman"/>
        </w:rPr>
      </w:pPr>
      <w:r w:rsidRPr="00DA15A5">
        <w:rPr>
          <w:rFonts w:ascii="Times New Roman" w:hAnsi="Times New Roman" w:cs="Times New Roman"/>
        </w:rPr>
        <w:lastRenderedPageBreak/>
        <w:t xml:space="preserve">At the comparative-systems level, BNN acceleration studies explicitly evaluate FPGAs against CPUs/GPUs and ASICs and argue that FPGAs can offer strong efficiency for bit-level workloads, even when general-purpose processors have higher peak theoretical performance. </w:t>
      </w:r>
      <w:r w:rsidR="00E11471" w:rsidRPr="00DA15A5">
        <w:rPr>
          <w:rFonts w:ascii="Times New Roman" w:hAnsi="Times New Roman" w:cs="Times New Roman"/>
          <w:rPrChange w:id="374" w:author="ASUS MAXIMUS IX HERO" w:date="2026-03-01T19:18:00Z">
            <w:rPr/>
          </w:rPrChange>
        </w:rPr>
        <w:fldChar w:fldCharType="begin"/>
      </w:r>
      <w:r w:rsidR="00E11471" w:rsidRPr="00DA15A5">
        <w:rPr>
          <w:rFonts w:ascii="Times New Roman" w:hAnsi="Times New Roman" w:cs="Times New Roman"/>
          <w:rPrChange w:id="375" w:author="ASUS MAXIMUS IX HERO" w:date="2026-03-01T19:18:00Z">
            <w:rPr/>
          </w:rPrChange>
        </w:rPr>
        <w:instrText xml:space="preserve"> HYPERLINK "https://ieeexplore.ieee.org/document/7929192?utm_source=chatgpt.com" \h </w:instrText>
      </w:r>
      <w:r w:rsidR="00E11471" w:rsidRPr="00DA15A5">
        <w:rPr>
          <w:rPrChange w:id="376" w:author="ASUS MAXIMUS IX HERO" w:date="2026-03-01T19:18:00Z">
            <w:rPr>
              <w:rStyle w:val="Hyperlink"/>
              <w:rFonts w:ascii="Times New Roman" w:hAnsi="Times New Roman" w:cs="Times New Roman"/>
            </w:rPr>
          </w:rPrChange>
        </w:rPr>
        <w:fldChar w:fldCharType="separate"/>
      </w:r>
      <w:r w:rsidRPr="00DA15A5">
        <w:rPr>
          <w:rStyle w:val="Hyperlink"/>
          <w:rFonts w:ascii="Times New Roman" w:hAnsi="Times New Roman" w:cs="Times New Roman"/>
        </w:rPr>
        <w:t>[6]</w:t>
      </w:r>
      <w:r w:rsidR="00E11471" w:rsidRPr="00DA15A5">
        <w:rPr>
          <w:rStyle w:val="Hyperlink"/>
          <w:rFonts w:ascii="Times New Roman" w:hAnsi="Times New Roman" w:cs="Times New Roman"/>
        </w:rPr>
        <w:fldChar w:fldCharType="end"/>
      </w:r>
      <w:r w:rsidRPr="00DA15A5">
        <w:rPr>
          <w:rFonts w:ascii="Times New Roman" w:hAnsi="Times New Roman" w:cs="Times New Roman"/>
        </w:rPr>
        <w:t xml:space="preserve"> BNN accelerator work for software-programmable FPGAs similarly frames binarization as a way to close performance and productivity gaps by combining low-precision neural models with more automated design methodologies. </w:t>
      </w:r>
      <w:r w:rsidR="00E11471" w:rsidRPr="00DA15A5">
        <w:rPr>
          <w:rFonts w:ascii="Times New Roman" w:hAnsi="Times New Roman" w:cs="Times New Roman"/>
          <w:rPrChange w:id="377" w:author="ASUS MAXIMUS IX HERO" w:date="2026-03-01T19:18:00Z">
            <w:rPr/>
          </w:rPrChange>
        </w:rPr>
        <w:fldChar w:fldCharType="begin"/>
      </w:r>
      <w:r w:rsidR="00E11471" w:rsidRPr="00DA15A5">
        <w:rPr>
          <w:rFonts w:ascii="Times New Roman" w:hAnsi="Times New Roman" w:cs="Times New Roman"/>
          <w:rPrChange w:id="378" w:author="ASUS MAXIMUS IX HERO" w:date="2026-03-01T19:18:00Z">
            <w:rPr/>
          </w:rPrChange>
        </w:rPr>
        <w:instrText xml:space="preserve"> HYPERLINK "https://rzhao01.github.io/publication/bnn_fpga2017/?utm_source=chatgpt.com" \h </w:instrText>
      </w:r>
      <w:r w:rsidR="00E11471" w:rsidRPr="00DA15A5">
        <w:rPr>
          <w:rPrChange w:id="379" w:author="ASUS MAXIMUS IX HERO" w:date="2026-03-01T19:18:00Z">
            <w:rPr>
              <w:rStyle w:val="Hyperlink"/>
              <w:rFonts w:ascii="Times New Roman" w:hAnsi="Times New Roman" w:cs="Times New Roman"/>
            </w:rPr>
          </w:rPrChange>
        </w:rPr>
        <w:fldChar w:fldCharType="separate"/>
      </w:r>
      <w:r w:rsidRPr="00DA15A5">
        <w:rPr>
          <w:rStyle w:val="Hyperlink"/>
          <w:rFonts w:ascii="Times New Roman" w:hAnsi="Times New Roman" w:cs="Times New Roman"/>
        </w:rPr>
        <w:t>[7]</w:t>
      </w:r>
      <w:r w:rsidR="00E11471" w:rsidRPr="00DA15A5">
        <w:rPr>
          <w:rStyle w:val="Hyperlink"/>
          <w:rFonts w:ascii="Times New Roman" w:hAnsi="Times New Roman" w:cs="Times New Roman"/>
        </w:rPr>
        <w:fldChar w:fldCharType="end"/>
      </w:r>
    </w:p>
    <w:p w:rsidR="00B8200B" w:rsidRPr="00DA15A5" w:rsidRDefault="00B8200B" w:rsidP="00B8200B">
      <w:pPr>
        <w:pStyle w:val="BodyText"/>
        <w:rPr>
          <w:rFonts w:ascii="Times New Roman" w:hAnsi="Times New Roman" w:cs="Times New Roman"/>
        </w:rPr>
      </w:pPr>
      <w:r w:rsidRPr="00DA15A5">
        <w:rPr>
          <w:rFonts w:ascii="Times New Roman" w:hAnsi="Times New Roman" w:cs="Times New Roman"/>
        </w:rPr>
        <w:t>While this thesis does not implement a BNN, these works matter because they supply validated engineering principles that transfer to small fixed-point MLPs: - reduce precision to fit the resource envelope, - store parameters in on-chip memories where possible, - pipeline the compute graph for throughput, - and treat memory bandwidth and arithmetic cost as first-class design constraints.</w:t>
      </w:r>
    </w:p>
    <w:p w:rsidR="00B8200B" w:rsidRPr="00DA15A5" w:rsidRDefault="00B8200B" w:rsidP="00B8200B">
      <w:pPr>
        <w:pStyle w:val="BodyText"/>
        <w:rPr>
          <w:rFonts w:ascii="Times New Roman" w:hAnsi="Times New Roman" w:cs="Times New Roman"/>
        </w:rPr>
      </w:pPr>
      <w:r w:rsidRPr="00DA15A5">
        <w:rPr>
          <w:rFonts w:ascii="Times New Roman" w:hAnsi="Times New Roman" w:cs="Times New Roman"/>
        </w:rPr>
        <w:t xml:space="preserve">Finally, a parallel line of FPGA ML work targets </w:t>
      </w:r>
      <w:r w:rsidRPr="00DA15A5">
        <w:rPr>
          <w:rFonts w:ascii="Times New Roman" w:hAnsi="Times New Roman" w:cs="Times New Roman"/>
          <w:b/>
          <w:bCs/>
        </w:rPr>
        <w:t>low-latency control</w:t>
      </w:r>
      <w:r w:rsidRPr="00DA15A5">
        <w:rPr>
          <w:rFonts w:ascii="Times New Roman" w:hAnsi="Times New Roman" w:cs="Times New Roman"/>
        </w:rPr>
        <w:t xml:space="preserve"> and learning at the edge. FPGA-based reinforcement learning papers show that even relatively small neural components can be accelerated substantially on low-cost FPGA platforms to meet tight feedback-loop requirements. This broader trend reinforces the thesis stance that compact inference graphs—implemented deterministically in hardware—are useful whenever decision latency matters.</w:t>
      </w:r>
    </w:p>
    <w:p w:rsidR="00B8200B" w:rsidRPr="00DA15A5" w:rsidRDefault="00B8200B" w:rsidP="00B8200B">
      <w:pPr>
        <w:pStyle w:val="Heading2"/>
        <w:rPr>
          <w:rFonts w:ascii="Times New Roman" w:hAnsi="Times New Roman" w:cs="Times New Roman"/>
        </w:rPr>
      </w:pPr>
      <w:bookmarkStart w:id="380" w:name="_Toc223292332"/>
      <w:bookmarkEnd w:id="367"/>
      <w:r w:rsidRPr="00DA15A5">
        <w:rPr>
          <w:rFonts w:ascii="Times New Roman" w:hAnsi="Times New Roman" w:cs="Times New Roman"/>
        </w:rPr>
        <w:t>Connection to the dataset and methods</w:t>
      </w:r>
      <w:bookmarkEnd w:id="380"/>
    </w:p>
    <w:p w:rsidR="00B8200B" w:rsidRPr="00DA15A5" w:rsidRDefault="00B8200B" w:rsidP="00B8200B">
      <w:pPr>
        <w:pStyle w:val="FirstParagraph"/>
        <w:rPr>
          <w:rFonts w:ascii="Times New Roman" w:hAnsi="Times New Roman" w:cs="Times New Roman"/>
        </w:rPr>
      </w:pPr>
      <w:r w:rsidRPr="00DA15A5">
        <w:rPr>
          <w:rFonts w:ascii="Times New Roman" w:hAnsi="Times New Roman" w:cs="Times New Roman"/>
        </w:rPr>
        <w:t>The literature synthesis above provides the rationale for the methodological choices described in the ensuing “Dataset and Methods” chapter.</w:t>
      </w:r>
    </w:p>
    <w:p w:rsidR="00B8200B" w:rsidRPr="00DA15A5" w:rsidRDefault="00B8200B" w:rsidP="00B8200B">
      <w:pPr>
        <w:pStyle w:val="BodyText"/>
        <w:rPr>
          <w:rFonts w:ascii="Times New Roman" w:hAnsi="Times New Roman" w:cs="Times New Roman"/>
        </w:rPr>
      </w:pPr>
      <w:r w:rsidRPr="00DA15A5">
        <w:rPr>
          <w:rFonts w:ascii="Times New Roman" w:hAnsi="Times New Roman" w:cs="Times New Roman"/>
        </w:rPr>
        <w:t>First, the offline-training / hardware-inference split is strongly supported by established FPGA ANN implementations, where training is performed on a host computer and the trained parameters are transferred to hardware for inference. This directly motivates the thesis pipeline in which the Python code trains an MLP and exports weights/biases artifacts for hardware consumption.</w:t>
      </w:r>
    </w:p>
    <w:p w:rsidR="00B8200B" w:rsidRPr="00DA15A5" w:rsidRDefault="00B8200B" w:rsidP="00B8200B">
      <w:pPr>
        <w:pStyle w:val="BodyText"/>
        <w:rPr>
          <w:rFonts w:ascii="Times New Roman" w:hAnsi="Times New Roman" w:cs="Times New Roman"/>
        </w:rPr>
      </w:pPr>
      <w:r w:rsidRPr="00DA15A5">
        <w:rPr>
          <w:rFonts w:ascii="Times New Roman" w:hAnsi="Times New Roman" w:cs="Times New Roman"/>
        </w:rPr>
        <w:t>Second, the fixed-point export and activation LUT flow in this thesis mirrors prior hardware implementations that explicitly scale internal MAC results to address a sigmoid table stored in memory. This supports treating the activation LUT generation scripts (offline) as a principled step in the co-design flow, rather than as an implementation afterthought.</w:t>
      </w:r>
    </w:p>
    <w:p w:rsidR="00B8200B" w:rsidRPr="00DA15A5" w:rsidRDefault="00B8200B" w:rsidP="00B8200B">
      <w:pPr>
        <w:pStyle w:val="BodyText"/>
        <w:rPr>
          <w:rFonts w:ascii="Times New Roman" w:hAnsi="Times New Roman" w:cs="Times New Roman"/>
        </w:rPr>
      </w:pPr>
      <w:r w:rsidRPr="00DA15A5">
        <w:rPr>
          <w:rFonts w:ascii="Times New Roman" w:hAnsi="Times New Roman" w:cs="Times New Roman"/>
        </w:rPr>
        <w:t>Third, HDL-oriented design practice emphasizes that simulation and verification are integral to producing correct hardware, especially when numeric quantization and approximations are introduced. Standard VHDL design references stress the role of simulation before hardware implementation and the broader synthesis flow used to realize a design in FPGA fabrics. Consequently, this thesis’s use of exported golden test vectors for VHDL simulation is consistent with conventional FPGA verification methodology, and it provides a traceable bridge from Python model semantics to RTL behavior.</w:t>
      </w:r>
    </w:p>
    <w:p w:rsidR="000F396D" w:rsidRPr="00DA15A5" w:rsidRDefault="000F396D" w:rsidP="00B8200B">
      <w:pPr>
        <w:pStyle w:val="BodyText"/>
        <w:rPr>
          <w:rFonts w:ascii="Times New Roman" w:hAnsi="Times New Roman" w:cs="Times New Roman"/>
        </w:rPr>
      </w:pPr>
    </w:p>
    <w:p w:rsidR="000F396D" w:rsidRPr="00DA15A5" w:rsidRDefault="000F396D" w:rsidP="00B8200B">
      <w:pPr>
        <w:pStyle w:val="BodyText"/>
        <w:rPr>
          <w:rFonts w:ascii="Times New Roman" w:hAnsi="Times New Roman" w:cs="Times New Roman"/>
        </w:rPr>
      </w:pPr>
    </w:p>
    <w:p w:rsidR="000F396D" w:rsidRPr="00DA15A5" w:rsidRDefault="000F396D" w:rsidP="00B8200B">
      <w:pPr>
        <w:pStyle w:val="BodyText"/>
        <w:rPr>
          <w:rFonts w:ascii="Times New Roman" w:hAnsi="Times New Roman" w:cs="Times New Roman"/>
        </w:rPr>
      </w:pPr>
    </w:p>
    <w:p w:rsidR="00454F84" w:rsidRPr="00DA15A5" w:rsidRDefault="00B8200B" w:rsidP="00B8200B">
      <w:pPr>
        <w:pStyle w:val="BodyText"/>
        <w:rPr>
          <w:ins w:id="381" w:author="ASUS MAXIMUS IX HERO" w:date="2026-03-01T18:57:00Z"/>
          <w:rFonts w:ascii="Times New Roman" w:hAnsi="Times New Roman" w:cs="Times New Roman"/>
        </w:rPr>
      </w:pPr>
      <w:r w:rsidRPr="00DA15A5">
        <w:rPr>
          <w:rFonts w:ascii="Times New Roman" w:hAnsi="Times New Roman" w:cs="Times New Roman"/>
        </w:rPr>
        <w:lastRenderedPageBreak/>
        <w:t>Within this motivated framework, the repository-specific chapter details can be read as an instantiation of best practices:</w:t>
      </w:r>
    </w:p>
    <w:p w:rsidR="00454F84" w:rsidRPr="00DA15A5" w:rsidRDefault="00B8200B" w:rsidP="00B8200B">
      <w:pPr>
        <w:pStyle w:val="BodyText"/>
        <w:rPr>
          <w:ins w:id="382" w:author="ASUS MAXIMUS IX HERO" w:date="2026-03-01T18:57:00Z"/>
          <w:rFonts w:ascii="Times New Roman" w:hAnsi="Times New Roman" w:cs="Times New Roman"/>
        </w:rPr>
      </w:pPr>
      <w:r w:rsidRPr="00DA15A5">
        <w:rPr>
          <w:rFonts w:ascii="Times New Roman" w:hAnsi="Times New Roman" w:cs="Times New Roman"/>
        </w:rPr>
        <w:t xml:space="preserve"> - a dataset structured with paired images and segmentation masks to produce per-pixel supervision, </w:t>
      </w:r>
    </w:p>
    <w:p w:rsidR="00454F84" w:rsidRPr="00DA15A5" w:rsidRDefault="00B8200B" w:rsidP="00B8200B">
      <w:pPr>
        <w:pStyle w:val="BodyText"/>
        <w:rPr>
          <w:ins w:id="383" w:author="ASUS MAXIMUS IX HERO" w:date="2026-03-01T18:57:00Z"/>
          <w:rFonts w:ascii="Times New Roman" w:hAnsi="Times New Roman" w:cs="Times New Roman"/>
        </w:rPr>
      </w:pPr>
      <w:r w:rsidRPr="00DA15A5">
        <w:rPr>
          <w:rFonts w:ascii="Times New Roman" w:hAnsi="Times New Roman" w:cs="Times New Roman"/>
        </w:rPr>
        <w:t xml:space="preserve">- preprocessing that normalizes RGB inputs and optionally augments samples, </w:t>
      </w:r>
    </w:p>
    <w:p w:rsidR="00454F84" w:rsidRPr="00DA15A5" w:rsidRDefault="00B8200B" w:rsidP="00B8200B">
      <w:pPr>
        <w:pStyle w:val="BodyText"/>
        <w:rPr>
          <w:ins w:id="384" w:author="ASUS MAXIMUS IX HERO" w:date="2026-03-01T18:57:00Z"/>
          <w:rFonts w:ascii="Times New Roman" w:hAnsi="Times New Roman" w:cs="Times New Roman"/>
        </w:rPr>
      </w:pPr>
      <w:r w:rsidRPr="00DA15A5">
        <w:rPr>
          <w:rFonts w:ascii="Times New Roman" w:hAnsi="Times New Roman" w:cs="Times New Roman"/>
        </w:rPr>
        <w:t xml:space="preserve">- an MLP architecture chosen to balance accuracy versus FPGA resource constraints, </w:t>
      </w:r>
    </w:p>
    <w:p w:rsidR="00454F84" w:rsidRPr="00DA15A5" w:rsidRDefault="00B8200B" w:rsidP="00B8200B">
      <w:pPr>
        <w:pStyle w:val="BodyText"/>
        <w:rPr>
          <w:ins w:id="385" w:author="ASUS MAXIMUS IX HERO" w:date="2026-03-01T18:57:00Z"/>
          <w:rFonts w:ascii="Times New Roman" w:hAnsi="Times New Roman" w:cs="Times New Roman"/>
        </w:rPr>
      </w:pPr>
      <w:r w:rsidRPr="00DA15A5">
        <w:rPr>
          <w:rFonts w:ascii="Times New Roman" w:hAnsi="Times New Roman" w:cs="Times New Roman"/>
        </w:rPr>
        <w:t xml:space="preserve">- an export toolchain that quantizes parameters and generates a LUT-backed activation, </w:t>
      </w:r>
    </w:p>
    <w:p w:rsidR="00B8200B" w:rsidRPr="00DA15A5" w:rsidRDefault="00B8200B" w:rsidP="00B8200B">
      <w:pPr>
        <w:pStyle w:val="BodyText"/>
        <w:rPr>
          <w:rFonts w:ascii="Times New Roman" w:hAnsi="Times New Roman" w:cs="Times New Roman"/>
        </w:rPr>
      </w:pPr>
      <w:r w:rsidRPr="00DA15A5">
        <w:rPr>
          <w:rFonts w:ascii="Times New Roman" w:hAnsi="Times New Roman" w:cs="Times New Roman"/>
        </w:rPr>
        <w:t>- and a verification harness that compares RTL results to golden vectors to validate functional equivalence under quantization.</w:t>
      </w:r>
    </w:p>
    <w:p w:rsidR="000F396D" w:rsidRPr="00DA15A5" w:rsidRDefault="00B8200B" w:rsidP="000F396D">
      <w:pPr>
        <w:pStyle w:val="BodyText"/>
        <w:rPr>
          <w:rFonts w:ascii="Times New Roman" w:hAnsi="Times New Roman" w:cs="Times New Roman"/>
        </w:rPr>
      </w:pPr>
      <w:r w:rsidRPr="00DA15A5">
        <w:rPr>
          <w:rFonts w:ascii="Times New Roman" w:hAnsi="Times New Roman" w:cs="Times New Roman"/>
        </w:rPr>
        <w:t>These steps implement, in a compact wildfire pixel-classification setting, the same core co-design pattern repeatedly emphasized across FPGA neural-network literature: choose a model whose compute graph is amenable to pipelining and fixed-point arithmetic, quantify the numeric trade-offs, and validate equivalence via simulation artifacts before committing to synthesis and deployment.</w:t>
      </w:r>
    </w:p>
    <w:p w:rsidR="000F396D" w:rsidRPr="00DA15A5" w:rsidRDefault="000F396D" w:rsidP="000F396D">
      <w:pPr>
        <w:pStyle w:val="BodyText"/>
        <w:rPr>
          <w:rFonts w:ascii="Times New Roman" w:hAnsi="Times New Roman" w:cs="Times New Roman"/>
        </w:rPr>
      </w:pPr>
    </w:p>
    <w:p w:rsidR="000F396D" w:rsidRPr="00DA15A5" w:rsidRDefault="000F396D" w:rsidP="000F396D">
      <w:pPr>
        <w:pStyle w:val="BodyText"/>
        <w:rPr>
          <w:rFonts w:ascii="Times New Roman" w:hAnsi="Times New Roman" w:cs="Times New Roman"/>
        </w:rPr>
      </w:pPr>
    </w:p>
    <w:p w:rsidR="000F396D" w:rsidRPr="00DA15A5" w:rsidRDefault="000F396D" w:rsidP="000F396D">
      <w:pPr>
        <w:pStyle w:val="BodyText"/>
        <w:rPr>
          <w:rFonts w:ascii="Times New Roman" w:hAnsi="Times New Roman" w:cs="Times New Roman"/>
        </w:rPr>
      </w:pPr>
    </w:p>
    <w:p w:rsidR="000F396D" w:rsidRPr="00DA15A5" w:rsidRDefault="000F396D" w:rsidP="000F396D">
      <w:pPr>
        <w:pStyle w:val="BodyText"/>
        <w:rPr>
          <w:rFonts w:ascii="Times New Roman" w:hAnsi="Times New Roman" w:cs="Times New Roman"/>
        </w:rPr>
      </w:pPr>
    </w:p>
    <w:p w:rsidR="000F396D" w:rsidRPr="00DA15A5" w:rsidRDefault="000F396D" w:rsidP="000F396D">
      <w:pPr>
        <w:pStyle w:val="BodyText"/>
        <w:rPr>
          <w:rFonts w:ascii="Times New Roman" w:hAnsi="Times New Roman" w:cs="Times New Roman"/>
        </w:rPr>
      </w:pPr>
    </w:p>
    <w:p w:rsidR="000F396D" w:rsidRPr="00DA15A5" w:rsidRDefault="000F396D" w:rsidP="000F396D">
      <w:pPr>
        <w:pStyle w:val="BodyText"/>
        <w:rPr>
          <w:rFonts w:ascii="Times New Roman" w:hAnsi="Times New Roman" w:cs="Times New Roman"/>
        </w:rPr>
      </w:pPr>
    </w:p>
    <w:p w:rsidR="000F396D" w:rsidRPr="00DA15A5" w:rsidRDefault="000F396D" w:rsidP="000F396D">
      <w:pPr>
        <w:pStyle w:val="BodyText"/>
        <w:rPr>
          <w:rFonts w:ascii="Times New Roman" w:hAnsi="Times New Roman" w:cs="Times New Roman"/>
        </w:rPr>
      </w:pPr>
    </w:p>
    <w:p w:rsidR="000F396D" w:rsidRPr="00DA15A5" w:rsidRDefault="000F396D" w:rsidP="000F396D">
      <w:pPr>
        <w:pStyle w:val="BodyText"/>
        <w:rPr>
          <w:rFonts w:ascii="Times New Roman" w:hAnsi="Times New Roman" w:cs="Times New Roman"/>
        </w:rPr>
      </w:pPr>
    </w:p>
    <w:p w:rsidR="000F396D" w:rsidRPr="00DA15A5" w:rsidRDefault="000F396D" w:rsidP="000F396D">
      <w:pPr>
        <w:pStyle w:val="BodyText"/>
        <w:rPr>
          <w:rFonts w:ascii="Times New Roman" w:hAnsi="Times New Roman" w:cs="Times New Roman"/>
        </w:rPr>
      </w:pPr>
    </w:p>
    <w:p w:rsidR="000F396D" w:rsidRPr="00DA15A5" w:rsidRDefault="000F396D" w:rsidP="000F396D">
      <w:pPr>
        <w:pStyle w:val="BodyText"/>
        <w:rPr>
          <w:rFonts w:ascii="Times New Roman" w:hAnsi="Times New Roman" w:cs="Times New Roman"/>
        </w:rPr>
      </w:pPr>
    </w:p>
    <w:p w:rsidR="000F396D" w:rsidRPr="00DA15A5" w:rsidRDefault="000F396D" w:rsidP="000F396D">
      <w:pPr>
        <w:pStyle w:val="BodyText"/>
        <w:rPr>
          <w:rFonts w:ascii="Times New Roman" w:hAnsi="Times New Roman" w:cs="Times New Roman"/>
        </w:rPr>
      </w:pPr>
    </w:p>
    <w:p w:rsidR="000F396D" w:rsidRPr="00DA15A5" w:rsidRDefault="000F396D" w:rsidP="000F396D">
      <w:pPr>
        <w:pStyle w:val="BodyText"/>
        <w:rPr>
          <w:rFonts w:ascii="Times New Roman" w:hAnsi="Times New Roman" w:cs="Times New Roman"/>
        </w:rPr>
      </w:pPr>
    </w:p>
    <w:p w:rsidR="000F396D" w:rsidRPr="00DA15A5" w:rsidRDefault="000F396D" w:rsidP="000F396D">
      <w:pPr>
        <w:pStyle w:val="BodyText"/>
        <w:rPr>
          <w:rFonts w:ascii="Times New Roman" w:hAnsi="Times New Roman" w:cs="Times New Roman"/>
        </w:rPr>
      </w:pPr>
    </w:p>
    <w:p w:rsidR="000F396D" w:rsidRPr="00DA15A5" w:rsidRDefault="000F396D" w:rsidP="000F396D">
      <w:pPr>
        <w:pStyle w:val="BodyText"/>
        <w:rPr>
          <w:rFonts w:ascii="Times New Roman" w:hAnsi="Times New Roman" w:cs="Times New Roman"/>
        </w:rPr>
      </w:pPr>
    </w:p>
    <w:p w:rsidR="000F396D" w:rsidRPr="00DA15A5" w:rsidRDefault="000F396D" w:rsidP="000F396D">
      <w:pPr>
        <w:pStyle w:val="BodyText"/>
        <w:rPr>
          <w:rFonts w:ascii="Times New Roman" w:hAnsi="Times New Roman" w:cs="Times New Roman"/>
        </w:rPr>
      </w:pPr>
    </w:p>
    <w:p w:rsidR="000F396D" w:rsidRPr="00DA15A5" w:rsidRDefault="000F396D" w:rsidP="000F396D">
      <w:pPr>
        <w:pStyle w:val="BodyText"/>
        <w:rPr>
          <w:rFonts w:ascii="Times New Roman" w:hAnsi="Times New Roman" w:cs="Times New Roman"/>
        </w:rPr>
      </w:pPr>
    </w:p>
    <w:p w:rsidR="000F396D" w:rsidRPr="00DA15A5" w:rsidRDefault="000F396D" w:rsidP="000F396D">
      <w:pPr>
        <w:pStyle w:val="BodyText"/>
        <w:rPr>
          <w:rFonts w:ascii="Times New Roman" w:hAnsi="Times New Roman" w:cs="Times New Roman"/>
        </w:rPr>
      </w:pPr>
    </w:p>
    <w:p w:rsidR="000F396D" w:rsidRPr="00DA15A5" w:rsidRDefault="000F396D" w:rsidP="000F396D">
      <w:pPr>
        <w:pStyle w:val="BodyText"/>
        <w:rPr>
          <w:rFonts w:ascii="Times New Roman" w:hAnsi="Times New Roman" w:cs="Times New Roman"/>
        </w:rPr>
      </w:pPr>
    </w:p>
    <w:p w:rsidR="000F396D" w:rsidRPr="00DA15A5" w:rsidRDefault="000F396D" w:rsidP="000F396D">
      <w:pPr>
        <w:pStyle w:val="BodyText"/>
        <w:rPr>
          <w:ins w:id="386" w:author="ASUS MAXIMUS IX HERO" w:date="2026-02-25T23:07:00Z"/>
          <w:rFonts w:ascii="Times New Roman" w:hAnsi="Times New Roman" w:cs="Times New Roman"/>
        </w:rPr>
      </w:pPr>
    </w:p>
    <w:p w:rsidR="003B6E49" w:rsidRPr="00DA15A5" w:rsidRDefault="003B6E49" w:rsidP="000F396D">
      <w:pPr>
        <w:pStyle w:val="BodyText"/>
        <w:rPr>
          <w:ins w:id="387" w:author="ASUS MAXIMUS IX HERO" w:date="2026-02-25T23:07:00Z"/>
          <w:rFonts w:ascii="Times New Roman" w:hAnsi="Times New Roman" w:cs="Times New Roman"/>
        </w:rPr>
      </w:pPr>
    </w:p>
    <w:p w:rsidR="003B6E49" w:rsidRPr="00DA15A5" w:rsidRDefault="003B6E49" w:rsidP="003B6E49">
      <w:pPr>
        <w:pStyle w:val="Heading2"/>
        <w:rPr>
          <w:ins w:id="388" w:author="ASUS MAXIMUS IX HERO" w:date="2026-02-25T23:07:00Z"/>
          <w:rFonts w:ascii="Times New Roman" w:hAnsi="Times New Roman" w:cs="Times New Roman"/>
          <w:rPrChange w:id="389" w:author="ASUS MAXIMUS IX HERO" w:date="2026-03-01T19:18:00Z">
            <w:rPr>
              <w:ins w:id="390" w:author="ASUS MAXIMUS IX HERO" w:date="2026-02-25T23:07:00Z"/>
            </w:rPr>
          </w:rPrChange>
        </w:rPr>
      </w:pPr>
      <w:bookmarkStart w:id="391" w:name="_Toc223292333"/>
      <w:ins w:id="392" w:author="ASUS MAXIMUS IX HERO" w:date="2026-02-25T23:07:00Z">
        <w:r w:rsidRPr="00DA15A5">
          <w:rPr>
            <w:rFonts w:ascii="Times New Roman" w:hAnsi="Times New Roman" w:cs="Times New Roman"/>
            <w:rPrChange w:id="393" w:author="ASUS MAXIMUS IX HERO" w:date="2026-03-01T19:18:00Z">
              <w:rPr/>
            </w:rPrChange>
          </w:rPr>
          <w:t>Related Work</w:t>
        </w:r>
        <w:bookmarkEnd w:id="391"/>
      </w:ins>
    </w:p>
    <w:p w:rsidR="003B6E49" w:rsidRPr="00DA15A5" w:rsidRDefault="003B6E49" w:rsidP="003B6E49">
      <w:pPr>
        <w:pStyle w:val="NormalWeb"/>
        <w:rPr>
          <w:ins w:id="394" w:author="ASUS MAXIMUS IX HERO" w:date="2026-02-25T23:07:00Z"/>
        </w:rPr>
      </w:pPr>
      <w:ins w:id="395" w:author="ASUS MAXIMUS IX HERO" w:date="2026-02-25T23:07:00Z">
        <w:r w:rsidRPr="00DA15A5">
          <w:t xml:space="preserve">This chapter reviews prior work most relevant to this thesis, organized around three threads: </w:t>
        </w:r>
        <w:r w:rsidRPr="00DA15A5">
          <w:rPr>
            <w:rStyle w:val="Strong"/>
          </w:rPr>
          <w:t>(i) wildfire detection from imagery</w:t>
        </w:r>
        <w:r w:rsidRPr="00DA15A5">
          <w:t xml:space="preserve">, </w:t>
        </w:r>
        <w:r w:rsidRPr="00DA15A5">
          <w:rPr>
            <w:rStyle w:val="Strong"/>
          </w:rPr>
          <w:t>(ii) deployable ML at the edge</w:t>
        </w:r>
        <w:r w:rsidRPr="00DA15A5">
          <w:t xml:space="preserve">, and </w:t>
        </w:r>
        <w:r w:rsidRPr="00DA15A5">
          <w:rPr>
            <w:rStyle w:val="Strong"/>
          </w:rPr>
          <w:t>(iii) FPGA/VHDL realizations of neural inference under low-precision constraints</w:t>
        </w:r>
        <w:r w:rsidRPr="00DA15A5">
          <w:t>. The goal is not to claim these methods were implemented here, but to position the thesis choices—</w:t>
        </w:r>
        <w:r w:rsidRPr="00DA15A5">
          <w:rPr>
            <w:rStyle w:val="Strong"/>
          </w:rPr>
          <w:t>compact RGB MLP, fixed-point inference, LUT-based sigmoid, and streaming FPGA architecture</w:t>
        </w:r>
        <w:r w:rsidRPr="00DA15A5">
          <w:t>—within established research directions.</w:t>
        </w:r>
      </w:ins>
    </w:p>
    <w:p w:rsidR="003B6E49" w:rsidRPr="00DA15A5" w:rsidRDefault="003B6E49" w:rsidP="003B6E49">
      <w:pPr>
        <w:pStyle w:val="Heading3"/>
        <w:rPr>
          <w:ins w:id="396" w:author="ASUS MAXIMUS IX HERO" w:date="2026-02-25T23:07:00Z"/>
          <w:rFonts w:ascii="Times New Roman" w:hAnsi="Times New Roman" w:cs="Times New Roman"/>
          <w:rPrChange w:id="397" w:author="ASUS MAXIMUS IX HERO" w:date="2026-03-01T19:18:00Z">
            <w:rPr>
              <w:ins w:id="398" w:author="ASUS MAXIMUS IX HERO" w:date="2026-02-25T23:07:00Z"/>
            </w:rPr>
          </w:rPrChange>
        </w:rPr>
      </w:pPr>
      <w:bookmarkStart w:id="399" w:name="_Toc223292334"/>
      <w:ins w:id="400" w:author="ASUS MAXIMUS IX HERO" w:date="2026-02-25T23:07:00Z">
        <w:r w:rsidRPr="00DA15A5">
          <w:rPr>
            <w:rFonts w:ascii="Times New Roman" w:hAnsi="Times New Roman" w:cs="Times New Roman"/>
            <w:rPrChange w:id="401" w:author="ASUS MAXIMUS IX HERO" w:date="2026-03-01T19:18:00Z">
              <w:rPr/>
            </w:rPrChange>
          </w:rPr>
          <w:t>Wildfire detection using imagery</w:t>
        </w:r>
        <w:bookmarkEnd w:id="399"/>
      </w:ins>
    </w:p>
    <w:p w:rsidR="003B6E49" w:rsidRPr="00DA15A5" w:rsidRDefault="003B6E49" w:rsidP="003B6E49">
      <w:pPr>
        <w:pStyle w:val="Heading4"/>
        <w:rPr>
          <w:ins w:id="402" w:author="ASUS MAXIMUS IX HERO" w:date="2026-02-25T23:07:00Z"/>
          <w:rFonts w:ascii="Times New Roman" w:hAnsi="Times New Roman" w:cs="Times New Roman"/>
          <w:rPrChange w:id="403" w:author="ASUS MAXIMUS IX HERO" w:date="2026-03-01T19:18:00Z">
            <w:rPr>
              <w:ins w:id="404" w:author="ASUS MAXIMUS IX HERO" w:date="2026-02-25T23:07:00Z"/>
            </w:rPr>
          </w:rPrChange>
        </w:rPr>
      </w:pPr>
      <w:ins w:id="405" w:author="ASUS MAXIMUS IX HERO" w:date="2026-02-25T23:07:00Z">
        <w:r w:rsidRPr="00DA15A5">
          <w:rPr>
            <w:rFonts w:ascii="Times New Roman" w:hAnsi="Times New Roman" w:cs="Times New Roman"/>
            <w:rPrChange w:id="406" w:author="ASUS MAXIMUS IX HERO" w:date="2026-03-01T19:18:00Z">
              <w:rPr/>
            </w:rPrChange>
          </w:rPr>
          <w:t>Wildfire detection in satellite remote sensing</w:t>
        </w:r>
      </w:ins>
    </w:p>
    <w:p w:rsidR="003B6E49" w:rsidRPr="00DA15A5" w:rsidRDefault="003B6E49" w:rsidP="003B6E49">
      <w:pPr>
        <w:pStyle w:val="NormalWeb"/>
        <w:rPr>
          <w:ins w:id="407" w:author="ASUS MAXIMUS IX HERO" w:date="2026-02-25T23:07:00Z"/>
        </w:rPr>
      </w:pPr>
      <w:ins w:id="408" w:author="ASUS MAXIMUS IX HERO" w:date="2026-02-25T23:07:00Z">
        <w:r w:rsidRPr="00DA15A5">
          <w:t>A substantial body of recent work focuses on wildfire detection and mapping using satellite imagery, where the primary value is wide-area monitoring and the ability to detect and track events over large regions. A comprehensive review of deep learning approaches for wildland fires using satellite remote sensing highlights that modern workflows often require careful data selection, preprocessing, and curation, and it surveys learning-based pipelines used for detection, mapping, and prediction tasks across multiple sensor modalities. The review emphasizes that operational constraints (data availability, varying acquisition conditions, and practical deployment requirements) remain central challenges even when strong model accuracy is achieved in controlled experiments. [1]</w:t>
        </w:r>
      </w:ins>
    </w:p>
    <w:p w:rsidR="003B6E49" w:rsidRPr="00DA15A5" w:rsidRDefault="003B6E49" w:rsidP="003B6E49">
      <w:pPr>
        <w:pStyle w:val="NormalWeb"/>
        <w:rPr>
          <w:ins w:id="409" w:author="ASUS MAXIMUS IX HERO" w:date="2026-02-25T23:07:00Z"/>
        </w:rPr>
      </w:pPr>
      <w:ins w:id="410" w:author="ASUS MAXIMUS IX HERO" w:date="2026-02-25T23:07:00Z">
        <w:r w:rsidRPr="00DA15A5">
          <w:t>Beyond multispectral imagery, hyperspectral approaches attempt to exploit richer spectral signatures. A representative study using PRISMA hyperspectral imagery applies convolutional neural networks with spatial–spectral modeling, showing that incorporating spectral structure can improve mapping performance compared with simpler baselines (including fully connected alternatives). At the same time, such approaches imply increased computational cost and more complex data handling, which can complicate real-time deployment close to the sensor. [2] This contrast is relevant to the present thesis because it motivates why a hardware-targeted design may deliberately restrict input features (RGB only) and model class (compact MLP) to ensure implementability and deterministic throughput.</w:t>
        </w:r>
      </w:ins>
    </w:p>
    <w:p w:rsidR="003B6E49" w:rsidRPr="00DA15A5" w:rsidRDefault="003B6E49" w:rsidP="003B6E49">
      <w:pPr>
        <w:pStyle w:val="Heading4"/>
        <w:rPr>
          <w:ins w:id="411" w:author="ASUS MAXIMUS IX HERO" w:date="2026-02-25T23:07:00Z"/>
          <w:rFonts w:ascii="Times New Roman" w:hAnsi="Times New Roman" w:cs="Times New Roman"/>
          <w:rPrChange w:id="412" w:author="ASUS MAXIMUS IX HERO" w:date="2026-03-01T19:18:00Z">
            <w:rPr>
              <w:ins w:id="413" w:author="ASUS MAXIMUS IX HERO" w:date="2026-02-25T23:07:00Z"/>
            </w:rPr>
          </w:rPrChange>
        </w:rPr>
      </w:pPr>
      <w:ins w:id="414" w:author="ASUS MAXIMUS IX HERO" w:date="2026-02-25T23:07:00Z">
        <w:r w:rsidRPr="00DA15A5">
          <w:rPr>
            <w:rFonts w:ascii="Times New Roman" w:hAnsi="Times New Roman" w:cs="Times New Roman"/>
            <w:rPrChange w:id="415" w:author="ASUS MAXIMUS IX HERO" w:date="2026-03-01T19:18:00Z">
              <w:rPr/>
            </w:rPrChange>
          </w:rPr>
          <w:t>Ground-camera fire detection and classical computer vision</w:t>
        </w:r>
      </w:ins>
    </w:p>
    <w:p w:rsidR="003B6E49" w:rsidRPr="00DA15A5" w:rsidRDefault="003B6E49" w:rsidP="003B6E49">
      <w:pPr>
        <w:pStyle w:val="NormalWeb"/>
        <w:rPr>
          <w:ins w:id="416" w:author="ASUS MAXIMUS IX HERO" w:date="2026-02-25T23:07:00Z"/>
        </w:rPr>
      </w:pPr>
      <w:ins w:id="417" w:author="ASUS MAXIMUS IX HERO" w:date="2026-02-25T23:07:00Z">
        <w:r w:rsidRPr="00DA15A5">
          <w:t xml:space="preserve">For ground-camera and video-based detection, classical methods historically relied on combinations of color, motion, and temporal cues. The real-time fire/flame detection literature demonstrates that color alone can trigger false alarms in the presence of fire-like objects or lighting, and that robustness improves when flame dynamics (e.g., temporal flicker) and boundary/texture cues are included. [3] Although this thesis does not implement temporal features, these findings provide important context: an RGB-only per-pixel classifier is a reasonable baseline because fire exhibits distinctive color statistics, yet it is also expected to fail </w:t>
        </w:r>
        <w:r w:rsidRPr="00DA15A5">
          <w:lastRenderedPageBreak/>
          <w:t>under certain confounders. This directly informs how false positives and false negatives should be interpreted in the evaluation chapter.</w:t>
        </w:r>
      </w:ins>
    </w:p>
    <w:p w:rsidR="003B6E49" w:rsidRPr="00DA15A5" w:rsidRDefault="003B6E49" w:rsidP="003B6E49">
      <w:pPr>
        <w:pStyle w:val="Heading4"/>
        <w:rPr>
          <w:ins w:id="418" w:author="ASUS MAXIMUS IX HERO" w:date="2026-02-25T23:07:00Z"/>
          <w:rFonts w:ascii="Times New Roman" w:hAnsi="Times New Roman" w:cs="Times New Roman"/>
          <w:rPrChange w:id="419" w:author="ASUS MAXIMUS IX HERO" w:date="2026-03-01T19:18:00Z">
            <w:rPr>
              <w:ins w:id="420" w:author="ASUS MAXIMUS IX HERO" w:date="2026-02-25T23:07:00Z"/>
            </w:rPr>
          </w:rPrChange>
        </w:rPr>
      </w:pPr>
      <w:ins w:id="421" w:author="ASUS MAXIMUS IX HERO" w:date="2026-02-25T23:07:00Z">
        <w:r w:rsidRPr="00DA15A5">
          <w:rPr>
            <w:rFonts w:ascii="Times New Roman" w:hAnsi="Times New Roman" w:cs="Times New Roman"/>
            <w:rPrChange w:id="422" w:author="ASUS MAXIMUS IX HERO" w:date="2026-03-01T19:18:00Z">
              <w:rPr/>
            </w:rPrChange>
          </w:rPr>
          <w:t>System-level wildfire pipelines and broader operational context</w:t>
        </w:r>
      </w:ins>
    </w:p>
    <w:p w:rsidR="003B6E49" w:rsidRPr="00DA15A5" w:rsidRDefault="003B6E49" w:rsidP="003B6E49">
      <w:pPr>
        <w:pStyle w:val="NormalWeb"/>
        <w:rPr>
          <w:ins w:id="423" w:author="ASUS MAXIMUS IX HERO" w:date="2026-02-25T23:07:00Z"/>
        </w:rPr>
      </w:pPr>
      <w:ins w:id="424" w:author="ASUS MAXIMUS IX HERO" w:date="2026-02-25T23:07:00Z">
        <w:r w:rsidRPr="00DA15A5">
          <w:t>In addition to pure vision-based detection, some work proposes integrated wildfire pipelines that combine sensing with decision logic and operational response. An example arXiv preprint proposes an AI-based prevention/detection/suppression workflow using satellite and meteorological parameters together with heuristic masking and a random-forest classifier, illustrating a complementary paradigm that is not pixel-image-driven and that emphasizes end-to-end workflow integration. [4] While the present thesis focuses specifically on pixel-level classification in camera imagery, such system-level pipelines underscore why edge-deployable inference—fast, deterministic, and easy to embed into real-time monitoring—can be valuable.</w:t>
        </w:r>
      </w:ins>
    </w:p>
    <w:p w:rsidR="003B6E49" w:rsidRPr="00DA15A5" w:rsidRDefault="003B6E49" w:rsidP="003B6E49">
      <w:pPr>
        <w:pStyle w:val="Heading3"/>
        <w:rPr>
          <w:ins w:id="425" w:author="ASUS MAXIMUS IX HERO" w:date="2026-02-25T23:07:00Z"/>
          <w:rFonts w:ascii="Times New Roman" w:hAnsi="Times New Roman" w:cs="Times New Roman"/>
          <w:rPrChange w:id="426" w:author="ASUS MAXIMUS IX HERO" w:date="2026-03-01T19:18:00Z">
            <w:rPr>
              <w:ins w:id="427" w:author="ASUS MAXIMUS IX HERO" w:date="2026-02-25T23:07:00Z"/>
            </w:rPr>
          </w:rPrChange>
        </w:rPr>
      </w:pPr>
      <w:bookmarkStart w:id="428" w:name="_Toc223292335"/>
      <w:ins w:id="429" w:author="ASUS MAXIMUS IX HERO" w:date="2026-02-25T23:07:00Z">
        <w:r w:rsidRPr="00DA15A5">
          <w:rPr>
            <w:rFonts w:ascii="Times New Roman" w:hAnsi="Times New Roman" w:cs="Times New Roman"/>
            <w:rPrChange w:id="430" w:author="ASUS MAXIMUS IX HERO" w:date="2026-03-01T19:18:00Z">
              <w:rPr/>
            </w:rPrChange>
          </w:rPr>
          <w:t>Hardware-oriented inference and FPGA acceleration</w:t>
        </w:r>
        <w:bookmarkEnd w:id="428"/>
      </w:ins>
    </w:p>
    <w:p w:rsidR="003B6E49" w:rsidRPr="00DA15A5" w:rsidRDefault="003B6E49" w:rsidP="003B6E49">
      <w:pPr>
        <w:pStyle w:val="Heading4"/>
        <w:rPr>
          <w:ins w:id="431" w:author="ASUS MAXIMUS IX HERO" w:date="2026-02-25T23:07:00Z"/>
          <w:rFonts w:ascii="Times New Roman" w:hAnsi="Times New Roman" w:cs="Times New Roman"/>
          <w:rPrChange w:id="432" w:author="ASUS MAXIMUS IX HERO" w:date="2026-03-01T19:18:00Z">
            <w:rPr>
              <w:ins w:id="433" w:author="ASUS MAXIMUS IX HERO" w:date="2026-02-25T23:07:00Z"/>
            </w:rPr>
          </w:rPrChange>
        </w:rPr>
      </w:pPr>
      <w:ins w:id="434" w:author="ASUS MAXIMUS IX HERO" w:date="2026-02-25T23:07:00Z">
        <w:r w:rsidRPr="00DA15A5">
          <w:rPr>
            <w:rFonts w:ascii="Times New Roman" w:hAnsi="Times New Roman" w:cs="Times New Roman"/>
            <w:rPrChange w:id="435" w:author="ASUS MAXIMUS IX HERO" w:date="2026-03-01T19:18:00Z">
              <w:rPr/>
            </w:rPrChange>
          </w:rPr>
          <w:t>FPGA suitability for edge inference</w:t>
        </w:r>
      </w:ins>
    </w:p>
    <w:p w:rsidR="003B6E49" w:rsidRPr="00DA15A5" w:rsidRDefault="003B6E49" w:rsidP="003B6E49">
      <w:pPr>
        <w:pStyle w:val="NormalWeb"/>
        <w:rPr>
          <w:ins w:id="436" w:author="ASUS MAXIMUS IX HERO" w:date="2026-02-25T23:07:00Z"/>
        </w:rPr>
      </w:pPr>
      <w:ins w:id="437" w:author="ASUS MAXIMUS IX HERO" w:date="2026-02-25T23:07:00Z">
        <w:r w:rsidRPr="00DA15A5">
          <w:t xml:space="preserve">FPGAs are frequently </w:t>
        </w:r>
      </w:ins>
      <w:ins w:id="438" w:author="ASUS MAXIMUS IX HERO" w:date="2026-02-25T23:28:00Z">
        <w:r w:rsidR="00F85FCB" w:rsidRPr="00DA15A5">
          <w:t>adopted for edge inference due to</w:t>
        </w:r>
      </w:ins>
      <w:ins w:id="439" w:author="ASUS MAXIMUS IX HERO" w:date="2026-02-25T23:07:00Z">
        <w:r w:rsidRPr="00DA15A5">
          <w:t xml:space="preserve"> their ability to exploit fine-grained parallelism and implement customized datapaths with deterministic latency. FPGA-oriented deep-learning work emphasizes that, unlike CPUs/GPUs with fixed arithmetic units, FPGAs allow designers to </w:t>
        </w:r>
      </w:ins>
      <w:ins w:id="440" w:author="ASUS MAXIMUS IX HERO" w:date="2026-02-25T23:28:00Z">
        <w:r w:rsidR="00F85FCB" w:rsidRPr="00DA15A5">
          <w:t>explicitly choose arithmetic precision and pipeline depth, enabling a tunable trade-off among</w:t>
        </w:r>
      </w:ins>
      <w:ins w:id="441" w:author="ASUS MAXIMUS IX HERO" w:date="2026-02-25T23:07:00Z">
        <w:r w:rsidRPr="00DA15A5">
          <w:t xml:space="preserve"> accuracy, throughput, latency, and resource usage. In particular, Hamdan frames precision selection as a key hardware design knob and argues that fixed-point arithmetic is typically preferable to floating point on FPGAs due to cost and complexity. [11] This principle underlies the thesis design decision to deploy fixed-point inference rather than floating-point inference.</w:t>
        </w:r>
      </w:ins>
    </w:p>
    <w:p w:rsidR="003B6E49" w:rsidRPr="00DA15A5" w:rsidRDefault="003B6E49" w:rsidP="003B6E49">
      <w:pPr>
        <w:pStyle w:val="NormalWeb"/>
        <w:rPr>
          <w:ins w:id="442" w:author="ASUS MAXIMUS IX HERO" w:date="2026-02-25T23:07:00Z"/>
        </w:rPr>
      </w:pPr>
      <w:ins w:id="443" w:author="ASUS MAXIMUS IX HERO" w:date="2026-02-25T23:07:00Z">
        <w:r w:rsidRPr="00DA15A5">
          <w:t xml:space="preserve">More broadly, FPGA acceleration research has studied how performance depends jointly on arithmetic precision and architectural parallelism. Precision/training-performance studies and accelerator evaluations show that reducing precision can unlock throughput improvements and allow more compute to fit on-chip, provided that application-level quality remains acceptable. [15] Although some of these works target training rather than inference, they support the general engineering stance that </w:t>
        </w:r>
        <w:r w:rsidRPr="00DA15A5">
          <w:rPr>
            <w:rStyle w:val="Strong"/>
          </w:rPr>
          <w:t>precision should be chosen “as low as possible but high enough”</w:t>
        </w:r>
        <w:r w:rsidRPr="00DA15A5">
          <w:t xml:space="preserve"> for the target task.</w:t>
        </w:r>
      </w:ins>
    </w:p>
    <w:p w:rsidR="003B6E49" w:rsidRPr="00DA15A5" w:rsidRDefault="003B6E49" w:rsidP="003B6E49">
      <w:pPr>
        <w:pStyle w:val="Heading3"/>
        <w:rPr>
          <w:ins w:id="444" w:author="ASUS MAXIMUS IX HERO" w:date="2026-02-25T23:07:00Z"/>
          <w:rFonts w:ascii="Times New Roman" w:hAnsi="Times New Roman" w:cs="Times New Roman"/>
          <w:rPrChange w:id="445" w:author="ASUS MAXIMUS IX HERO" w:date="2026-03-01T19:18:00Z">
            <w:rPr>
              <w:ins w:id="446" w:author="ASUS MAXIMUS IX HERO" w:date="2026-02-25T23:07:00Z"/>
            </w:rPr>
          </w:rPrChange>
        </w:rPr>
      </w:pPr>
      <w:bookmarkStart w:id="447" w:name="_Toc223292336"/>
      <w:ins w:id="448" w:author="ASUS MAXIMUS IX HERO" w:date="2026-02-25T23:07:00Z">
        <w:r w:rsidRPr="00DA15A5">
          <w:rPr>
            <w:rFonts w:ascii="Times New Roman" w:hAnsi="Times New Roman" w:cs="Times New Roman"/>
            <w:rPrChange w:id="449" w:author="ASUS MAXIMUS IX HERO" w:date="2026-03-01T19:18:00Z">
              <w:rPr/>
            </w:rPrChange>
          </w:rPr>
          <w:t>VHDL/RTL implementations of neural networks</w:t>
        </w:r>
        <w:bookmarkEnd w:id="447"/>
      </w:ins>
    </w:p>
    <w:p w:rsidR="003B6E49" w:rsidRPr="00DA15A5" w:rsidRDefault="003B6E49" w:rsidP="003B6E49">
      <w:pPr>
        <w:pStyle w:val="Heading4"/>
        <w:rPr>
          <w:ins w:id="450" w:author="ASUS MAXIMUS IX HERO" w:date="2026-02-25T23:07:00Z"/>
          <w:rFonts w:ascii="Times New Roman" w:hAnsi="Times New Roman" w:cs="Times New Roman"/>
          <w:rPrChange w:id="451" w:author="ASUS MAXIMUS IX HERO" w:date="2026-03-01T19:18:00Z">
            <w:rPr>
              <w:ins w:id="452" w:author="ASUS MAXIMUS IX HERO" w:date="2026-02-25T23:07:00Z"/>
            </w:rPr>
          </w:rPrChange>
        </w:rPr>
      </w:pPr>
      <w:ins w:id="453" w:author="ASUS MAXIMUS IX HERO" w:date="2026-02-25T23:07:00Z">
        <w:r w:rsidRPr="00DA15A5">
          <w:rPr>
            <w:rFonts w:ascii="Times New Roman" w:hAnsi="Times New Roman" w:cs="Times New Roman"/>
            <w:rPrChange w:id="454" w:author="ASUS MAXIMUS IX HERO" w:date="2026-03-01T19:18:00Z">
              <w:rPr/>
            </w:rPrChange>
          </w:rPr>
          <w:t>MLP/ANN implementation in VHDL</w:t>
        </w:r>
      </w:ins>
    </w:p>
    <w:p w:rsidR="003B6E49" w:rsidRPr="00DA15A5" w:rsidRDefault="003B6E49" w:rsidP="003B6E49">
      <w:pPr>
        <w:pStyle w:val="NormalWeb"/>
        <w:rPr>
          <w:ins w:id="455" w:author="ASUS MAXIMUS IX HERO" w:date="2026-02-25T23:07:00Z"/>
        </w:rPr>
      </w:pPr>
      <w:ins w:id="456" w:author="ASUS MAXIMUS IX HERO" w:date="2026-02-25T23:07:00Z">
        <w:r w:rsidRPr="00DA15A5">
          <w:t>Direct RTL implementations of MLPs have a long history in the FPGA literature. Early FPGA work on multilayer perceptrons implemented in VHDL discusses architectural choices around weight storage, multiply–accumulate datapaths, and practical activation-function realization. This is directly relevant to the thesis because the computational kernel of the implemented network is the same: dot products plus a nonlinear activation. [5]</w:t>
        </w:r>
      </w:ins>
    </w:p>
    <w:p w:rsidR="003B6E49" w:rsidRPr="00DA15A5" w:rsidRDefault="003B6E49" w:rsidP="003B6E49">
      <w:pPr>
        <w:pStyle w:val="NormalWeb"/>
        <w:rPr>
          <w:ins w:id="457" w:author="ASUS MAXIMUS IX HERO" w:date="2026-02-25T23:07:00Z"/>
        </w:rPr>
      </w:pPr>
      <w:ins w:id="458" w:author="ASUS MAXIMUS IX HERO" w:date="2026-02-25T23:07:00Z">
        <w:r w:rsidRPr="00DA15A5">
          <w:lastRenderedPageBreak/>
          <w:t>Additional VHDL ANN implementations emphasize modular neuron design and the need to explicitly manage parallelism, numeric representation, and resource constraints. Papers describing feed-forward neural networks in VHDL on FPGA outline common building blocks (multiplier, adder/accumulator, bias addition, activation) and show how networks can be composed from reusable neuron modules. [13] This design style is consistent with the module decomposition used in this thesis (</w:t>
        </w:r>
        <w:r w:rsidRPr="00DA15A5">
          <w:rPr>
            <w:rStyle w:val="HTMLCode"/>
            <w:rFonts w:ascii="Times New Roman" w:eastAsiaTheme="majorEastAsia" w:hAnsi="Times New Roman" w:cs="Times New Roman"/>
            <w:rPrChange w:id="459" w:author="ASUS MAXIMUS IX HERO" w:date="2026-03-01T19:18:00Z">
              <w:rPr>
                <w:rStyle w:val="HTMLCode"/>
                <w:rFonts w:eastAsiaTheme="majorEastAsia"/>
              </w:rPr>
            </w:rPrChange>
          </w:rPr>
          <w:t>multiplier</w:t>
        </w:r>
        <w:r w:rsidRPr="00DA15A5">
          <w:t xml:space="preserve">, </w:t>
        </w:r>
        <w:r w:rsidRPr="00DA15A5">
          <w:rPr>
            <w:rStyle w:val="HTMLCode"/>
            <w:rFonts w:ascii="Times New Roman" w:eastAsiaTheme="majorEastAsia" w:hAnsi="Times New Roman" w:cs="Times New Roman"/>
            <w:rPrChange w:id="460" w:author="ASUS MAXIMUS IX HERO" w:date="2026-03-01T19:18:00Z">
              <w:rPr>
                <w:rStyle w:val="HTMLCode"/>
                <w:rFonts w:eastAsiaTheme="majorEastAsia"/>
              </w:rPr>
            </w:rPrChange>
          </w:rPr>
          <w:t>neuron</w:t>
        </w:r>
        <w:r w:rsidRPr="00DA15A5">
          <w:t xml:space="preserve">, top-level integration in </w:t>
        </w:r>
        <w:r w:rsidRPr="00DA15A5">
          <w:rPr>
            <w:rStyle w:val="HTMLCode"/>
            <w:rFonts w:ascii="Times New Roman" w:eastAsiaTheme="majorEastAsia" w:hAnsi="Times New Roman" w:cs="Times New Roman"/>
            <w:rPrChange w:id="461" w:author="ASUS MAXIMUS IX HERO" w:date="2026-03-01T19:18:00Z">
              <w:rPr>
                <w:rStyle w:val="HTMLCode"/>
                <w:rFonts w:eastAsiaTheme="majorEastAsia"/>
              </w:rPr>
            </w:rPrChange>
          </w:rPr>
          <w:t>nn_rgb</w:t>
        </w:r>
        <w:r w:rsidRPr="00DA15A5">
          <w:t>), where each module maps naturally to FPGA primitives.</w:t>
        </w:r>
      </w:ins>
    </w:p>
    <w:p w:rsidR="003B6E49" w:rsidRPr="00DA15A5" w:rsidRDefault="003B6E49" w:rsidP="003B6E49">
      <w:pPr>
        <w:pStyle w:val="Heading4"/>
        <w:rPr>
          <w:ins w:id="462" w:author="ASUS MAXIMUS IX HERO" w:date="2026-02-25T23:07:00Z"/>
          <w:rFonts w:ascii="Times New Roman" w:hAnsi="Times New Roman" w:cs="Times New Roman"/>
          <w:rPrChange w:id="463" w:author="ASUS MAXIMUS IX HERO" w:date="2026-03-01T19:18:00Z">
            <w:rPr>
              <w:ins w:id="464" w:author="ASUS MAXIMUS IX HERO" w:date="2026-02-25T23:07:00Z"/>
            </w:rPr>
          </w:rPrChange>
        </w:rPr>
      </w:pPr>
      <w:ins w:id="465" w:author="ASUS MAXIMUS IX HERO" w:date="2026-02-25T23:07:00Z">
        <w:r w:rsidRPr="00DA15A5">
          <w:rPr>
            <w:rFonts w:ascii="Times New Roman" w:hAnsi="Times New Roman" w:cs="Times New Roman"/>
            <w:rPrChange w:id="466" w:author="ASUS MAXIMUS IX HERO" w:date="2026-03-01T19:18:00Z">
              <w:rPr/>
            </w:rPrChange>
          </w:rPr>
          <w:t>LUT-based activation in hardware ANN designs</w:t>
        </w:r>
      </w:ins>
    </w:p>
    <w:p w:rsidR="003B6E49" w:rsidRPr="00DA15A5" w:rsidRDefault="003B6E49" w:rsidP="003B6E49">
      <w:pPr>
        <w:pStyle w:val="NormalWeb"/>
        <w:rPr>
          <w:ins w:id="467" w:author="ASUS MAXIMUS IX HERO" w:date="2026-02-25T23:07:00Z"/>
        </w:rPr>
      </w:pPr>
      <w:ins w:id="468" w:author="ASUS MAXIMUS IX HERO" w:date="2026-02-25T23:07:00Z">
        <w:r w:rsidRPr="00DA15A5">
          <w:t>A recurring challenge in FPGA ANN implementation is the activation function, especially sigmoid/tanh, because their direct computation involves exponentials and divisions that are not hardware-friendly. Hardware ANN implementations explicitly note that sigmoid/tanh are difficult to implement directly and commonly use lookup tables as an approximation strategy. [10] This prior art provides a clear precedent for the thesis approach: sigmoid is generated offline, stored in on-chip memory, and evaluated deterministically in hardware using LUT addressing.</w:t>
        </w:r>
      </w:ins>
    </w:p>
    <w:p w:rsidR="003B6E49" w:rsidRPr="00DA15A5" w:rsidRDefault="003B6E49" w:rsidP="003B6E49">
      <w:pPr>
        <w:pStyle w:val="Heading3"/>
        <w:rPr>
          <w:ins w:id="469" w:author="ASUS MAXIMUS IX HERO" w:date="2026-02-25T23:07:00Z"/>
          <w:rFonts w:ascii="Times New Roman" w:hAnsi="Times New Roman" w:cs="Times New Roman"/>
          <w:rPrChange w:id="470" w:author="ASUS MAXIMUS IX HERO" w:date="2026-03-01T19:18:00Z">
            <w:rPr>
              <w:ins w:id="471" w:author="ASUS MAXIMUS IX HERO" w:date="2026-02-25T23:07:00Z"/>
            </w:rPr>
          </w:rPrChange>
        </w:rPr>
      </w:pPr>
      <w:bookmarkStart w:id="472" w:name="_Toc223292337"/>
      <w:ins w:id="473" w:author="ASUS MAXIMUS IX HERO" w:date="2026-02-25T23:07:00Z">
        <w:r w:rsidRPr="00DA15A5">
          <w:rPr>
            <w:rFonts w:ascii="Times New Roman" w:hAnsi="Times New Roman" w:cs="Times New Roman"/>
            <w:rPrChange w:id="474" w:author="ASUS MAXIMUS IX HERO" w:date="2026-03-01T19:18:00Z">
              <w:rPr/>
            </w:rPrChange>
          </w:rPr>
          <w:t>Low-precision neural networks and binarization</w:t>
        </w:r>
        <w:bookmarkEnd w:id="472"/>
      </w:ins>
    </w:p>
    <w:p w:rsidR="003B6E49" w:rsidRPr="00DA15A5" w:rsidRDefault="003B6E49" w:rsidP="003B6E49">
      <w:pPr>
        <w:pStyle w:val="Heading4"/>
        <w:rPr>
          <w:ins w:id="475" w:author="ASUS MAXIMUS IX HERO" w:date="2026-02-25T23:07:00Z"/>
          <w:rFonts w:ascii="Times New Roman" w:hAnsi="Times New Roman" w:cs="Times New Roman"/>
          <w:rPrChange w:id="476" w:author="ASUS MAXIMUS IX HERO" w:date="2026-03-01T19:18:00Z">
            <w:rPr>
              <w:ins w:id="477" w:author="ASUS MAXIMUS IX HERO" w:date="2026-02-25T23:07:00Z"/>
            </w:rPr>
          </w:rPrChange>
        </w:rPr>
      </w:pPr>
      <w:ins w:id="478" w:author="ASUS MAXIMUS IX HERO" w:date="2026-02-25T23:07:00Z">
        <w:r w:rsidRPr="00DA15A5">
          <w:rPr>
            <w:rFonts w:ascii="Times New Roman" w:hAnsi="Times New Roman" w:cs="Times New Roman"/>
            <w:rPrChange w:id="479" w:author="ASUS MAXIMUS IX HERO" w:date="2026-03-01T19:18:00Z">
              <w:rPr/>
            </w:rPrChange>
          </w:rPr>
          <w:t>Binarized neural networks (BNNs) and efficiency motivation</w:t>
        </w:r>
      </w:ins>
    </w:p>
    <w:p w:rsidR="003B6E49" w:rsidRPr="00DA15A5" w:rsidRDefault="003B6E49" w:rsidP="003B6E49">
      <w:pPr>
        <w:pStyle w:val="NormalWeb"/>
        <w:rPr>
          <w:ins w:id="480" w:author="ASUS MAXIMUS IX HERO" w:date="2026-02-25T23:07:00Z"/>
        </w:rPr>
      </w:pPr>
      <w:ins w:id="481" w:author="ASUS MAXIMUS IX HERO" w:date="2026-02-25T23:07:00Z">
        <w:r w:rsidRPr="00DA15A5">
          <w:t xml:space="preserve">A major acceleration thread pushes precision to an extreme: </w:t>
        </w:r>
        <w:r w:rsidRPr="00DA15A5">
          <w:rPr>
            <w:rStyle w:val="Strong"/>
          </w:rPr>
          <w:t>binarized neural networks</w:t>
        </w:r>
        <w:r w:rsidRPr="00DA15A5">
          <w:t xml:space="preserve">, where weights (and sometimes activations) are constrained to ±1. BNN acceleration studies show that binarization can replace multiplications with low-cost bitwise operations and substantially reduce model size, often making FPGAs highly competitive for such workloads. [6] While this thesis does </w:t>
        </w:r>
        <w:r w:rsidRPr="00DA15A5">
          <w:rPr>
            <w:rStyle w:val="Strong"/>
          </w:rPr>
          <w:t>not</w:t>
        </w:r>
        <w:r w:rsidRPr="00DA15A5">
          <w:t xml:space="preserve"> implement a BNN, these works contribute important transferable principles that also apply to fixed-point MLP inference: minimize precision when possible, keep parameters on-chip, pipeline the compute graph, and treat memory bandwidth and arithmetic cost as primary constraints.</w:t>
        </w:r>
      </w:ins>
    </w:p>
    <w:p w:rsidR="003B6E49" w:rsidRPr="00DA15A5" w:rsidRDefault="003B6E49" w:rsidP="003B6E49">
      <w:pPr>
        <w:pStyle w:val="NormalWeb"/>
        <w:rPr>
          <w:ins w:id="482" w:author="ASUS MAXIMUS IX HERO" w:date="2026-02-25T23:07:00Z"/>
        </w:rPr>
      </w:pPr>
      <w:ins w:id="483" w:author="ASUS MAXIMUS IX HERO" w:date="2026-02-25T23:07:00Z">
        <w:r w:rsidRPr="00DA15A5">
          <w:t>Work on accelerating binarized convolutional neural networks with software-programmable FPGAs similarly emphasizes the benefit of pairing low-precision models with hardware structures optimized for bit-level operations, highlighting a broader trend toward hardware-aware model design for efficiency. [7] Complementary binary network work further reinforces the core idea that restricting precision is a powerful tool for improving hardware efficiency, even when it introduces an accuracy trade-off. [8]</w:t>
        </w:r>
      </w:ins>
    </w:p>
    <w:p w:rsidR="003B6E49" w:rsidRPr="00DA15A5" w:rsidRDefault="003B6E49" w:rsidP="003B6E49">
      <w:pPr>
        <w:pStyle w:val="Heading3"/>
        <w:rPr>
          <w:ins w:id="484" w:author="ASUS MAXIMUS IX HERO" w:date="2026-02-25T23:07:00Z"/>
          <w:rFonts w:ascii="Times New Roman" w:hAnsi="Times New Roman" w:cs="Times New Roman"/>
          <w:rPrChange w:id="485" w:author="ASUS MAXIMUS IX HERO" w:date="2026-03-01T19:18:00Z">
            <w:rPr>
              <w:ins w:id="486" w:author="ASUS MAXIMUS IX HERO" w:date="2026-02-25T23:07:00Z"/>
            </w:rPr>
          </w:rPrChange>
        </w:rPr>
      </w:pPr>
      <w:bookmarkStart w:id="487" w:name="_Toc223292338"/>
      <w:ins w:id="488" w:author="ASUS MAXIMUS IX HERO" w:date="2026-02-25T23:07:00Z">
        <w:r w:rsidRPr="00DA15A5">
          <w:rPr>
            <w:rFonts w:ascii="Times New Roman" w:hAnsi="Times New Roman" w:cs="Times New Roman"/>
            <w:rPrChange w:id="489" w:author="ASUS MAXIMUS IX HERO" w:date="2026-03-01T19:18:00Z">
              <w:rPr/>
            </w:rPrChange>
          </w:rPr>
          <w:t>Design methodology and positioning of this thesis</w:t>
        </w:r>
        <w:bookmarkEnd w:id="487"/>
      </w:ins>
    </w:p>
    <w:p w:rsidR="003B6E49" w:rsidRPr="00DA15A5" w:rsidRDefault="003B6E49" w:rsidP="003B6E49">
      <w:pPr>
        <w:pStyle w:val="NormalWeb"/>
        <w:rPr>
          <w:ins w:id="490" w:author="ASUS MAXIMUS IX HERO" w:date="2026-02-25T23:07:00Z"/>
        </w:rPr>
      </w:pPr>
      <w:ins w:id="491" w:author="ASUS MAXIMUS IX HERO" w:date="2026-02-25T23:07:00Z">
        <w:r w:rsidRPr="00DA15A5">
          <w:t>The literature above motivates the thesis’s core design decisions as an instance of established FPGA neural-network design practice:</w:t>
        </w:r>
      </w:ins>
    </w:p>
    <w:p w:rsidR="003B6E49" w:rsidRPr="00DA15A5" w:rsidRDefault="003B6E49" w:rsidP="003B6E49">
      <w:pPr>
        <w:pStyle w:val="NormalWeb"/>
        <w:numPr>
          <w:ilvl w:val="0"/>
          <w:numId w:val="25"/>
        </w:numPr>
        <w:rPr>
          <w:ins w:id="492" w:author="ASUS MAXIMUS IX HERO" w:date="2026-02-25T23:07:00Z"/>
        </w:rPr>
      </w:pPr>
      <w:ins w:id="493" w:author="ASUS MAXIMUS IX HERO" w:date="2026-02-25T23:07:00Z">
        <w:r w:rsidRPr="00DA15A5">
          <w:rPr>
            <w:rStyle w:val="Strong"/>
          </w:rPr>
          <w:t>Model simplicity for implementability:</w:t>
        </w:r>
        <w:r w:rsidRPr="00DA15A5">
          <w:t xml:space="preserve"> Remote sensing and hyperspectral CNN approaches show strong representational power but higher computational and data-handling demands; a compact per-pixel model is a defensible alternative when deterministic edge inference is the priority. [1], [2]</w:t>
        </w:r>
      </w:ins>
    </w:p>
    <w:p w:rsidR="003B6E49" w:rsidRPr="00DA15A5" w:rsidRDefault="003B6E49" w:rsidP="003B6E49">
      <w:pPr>
        <w:pStyle w:val="NormalWeb"/>
        <w:numPr>
          <w:ilvl w:val="0"/>
          <w:numId w:val="25"/>
        </w:numPr>
        <w:rPr>
          <w:ins w:id="494" w:author="ASUS MAXIMUS IX HERO" w:date="2026-02-25T23:07:00Z"/>
        </w:rPr>
      </w:pPr>
      <w:ins w:id="495" w:author="ASUS MAXIMUS IX HERO" w:date="2026-02-25T23:07:00Z">
        <w:r w:rsidRPr="00DA15A5">
          <w:rPr>
            <w:rStyle w:val="Strong"/>
          </w:rPr>
          <w:lastRenderedPageBreak/>
          <w:t>Fixed-point arithmetic as a hardware enabler:</w:t>
        </w:r>
        <w:r w:rsidRPr="00DA15A5">
          <w:t xml:space="preserve"> FPGA deep-learning guidance stresses that precision should be selected to balance resource usage and performance, and fixed point is commonly preferred for cost-effective implementations. [11], [15]</w:t>
        </w:r>
      </w:ins>
    </w:p>
    <w:p w:rsidR="003B6E49" w:rsidRPr="00DA15A5" w:rsidRDefault="003B6E49" w:rsidP="003B6E49">
      <w:pPr>
        <w:pStyle w:val="NormalWeb"/>
        <w:numPr>
          <w:ilvl w:val="0"/>
          <w:numId w:val="25"/>
        </w:numPr>
        <w:rPr>
          <w:ins w:id="496" w:author="ASUS MAXIMUS IX HERO" w:date="2026-02-25T23:07:00Z"/>
        </w:rPr>
      </w:pPr>
      <w:ins w:id="497" w:author="ASUS MAXIMUS IX HERO" w:date="2026-02-25T23:07:00Z">
        <w:r w:rsidRPr="00DA15A5">
          <w:rPr>
            <w:rStyle w:val="Strong"/>
          </w:rPr>
          <w:t>LUT-based nonlinearities:</w:t>
        </w:r>
        <w:r w:rsidRPr="00DA15A5">
          <w:t xml:space="preserve"> Prior FPGA ANN implementations treat LUT approximation as a standard activation strategy for sigmoid/tanh to avoid expensive arithmetic. [10]</w:t>
        </w:r>
      </w:ins>
    </w:p>
    <w:p w:rsidR="003B6E49" w:rsidRPr="00DA15A5" w:rsidRDefault="003B6E49" w:rsidP="003B6E49">
      <w:pPr>
        <w:pStyle w:val="NormalWeb"/>
        <w:numPr>
          <w:ilvl w:val="0"/>
          <w:numId w:val="25"/>
        </w:numPr>
        <w:rPr>
          <w:ins w:id="498" w:author="ASUS MAXIMUS IX HERO" w:date="2026-02-25T23:07:00Z"/>
        </w:rPr>
      </w:pPr>
      <w:ins w:id="499" w:author="ASUS MAXIMUS IX HERO" w:date="2026-02-25T23:07:00Z">
        <w:r w:rsidRPr="00DA15A5">
          <w:rPr>
            <w:rStyle w:val="Strong"/>
          </w:rPr>
          <w:t>Modular RTL composition:</w:t>
        </w:r>
        <w:r w:rsidRPr="00DA15A5">
          <w:t xml:space="preserve"> VHDL-based MLP/ANN implementations demonstrate that neurons composed of multipliers and accumulators can be assembled into complete networks, supporting the thesis’s module-level architecture. [5], [13]</w:t>
        </w:r>
      </w:ins>
    </w:p>
    <w:p w:rsidR="003B6E49" w:rsidRPr="00DA15A5" w:rsidRDefault="003B6E49" w:rsidP="003B6E49">
      <w:pPr>
        <w:pStyle w:val="NormalWeb"/>
        <w:numPr>
          <w:ilvl w:val="0"/>
          <w:numId w:val="25"/>
        </w:numPr>
        <w:rPr>
          <w:ins w:id="500" w:author="ASUS MAXIMUS IX HERO" w:date="2026-02-26T11:45:00Z"/>
        </w:rPr>
      </w:pPr>
      <w:ins w:id="501" w:author="ASUS MAXIMUS IX HERO" w:date="2026-02-25T23:07:00Z">
        <w:r w:rsidRPr="00DA15A5">
          <w:rPr>
            <w:rStyle w:val="Strong"/>
          </w:rPr>
          <w:t>Context from low-precision accelerators:</w:t>
        </w:r>
        <w:r w:rsidRPr="00DA15A5">
          <w:t xml:space="preserve"> BNN work provides validated engineering principles for resource-efficient neural inference on FPGA (on-chip storage, pipelining, low precision), even though the thesis uses fixed-point rather than binarization. [6]–[8]</w:t>
        </w:r>
      </w:ins>
    </w:p>
    <w:p w:rsidR="003407E8" w:rsidRPr="00DA15A5" w:rsidRDefault="003407E8" w:rsidP="003407E8">
      <w:pPr>
        <w:pStyle w:val="Heading3"/>
        <w:rPr>
          <w:ins w:id="502" w:author="ASUS MAXIMUS IX HERO" w:date="2026-02-26T11:45:00Z"/>
          <w:rFonts w:ascii="Times New Roman" w:hAnsi="Times New Roman" w:cs="Times New Roman"/>
          <w:rPrChange w:id="503" w:author="ASUS MAXIMUS IX HERO" w:date="2026-03-01T19:18:00Z">
            <w:rPr>
              <w:ins w:id="504" w:author="ASUS MAXIMUS IX HERO" w:date="2026-02-26T11:45:00Z"/>
            </w:rPr>
          </w:rPrChange>
        </w:rPr>
      </w:pPr>
      <w:bookmarkStart w:id="505" w:name="_Toc223292339"/>
      <w:ins w:id="506" w:author="ASUS MAXIMUS IX HERO" w:date="2026-02-26T11:45:00Z">
        <w:r w:rsidRPr="00DA15A5">
          <w:rPr>
            <w:rFonts w:ascii="Times New Roman" w:hAnsi="Times New Roman" w:cs="Times New Roman"/>
            <w:rPrChange w:id="507" w:author="ASUS MAXIMUS IX HERO" w:date="2026-03-01T19:18:00Z">
              <w:rPr/>
            </w:rPrChange>
          </w:rPr>
          <w:t>Research Gap and Motivation</w:t>
        </w:r>
        <w:bookmarkEnd w:id="505"/>
      </w:ins>
    </w:p>
    <w:p w:rsidR="003407E8" w:rsidRPr="00DA15A5" w:rsidRDefault="003407E8" w:rsidP="003407E8">
      <w:pPr>
        <w:pStyle w:val="NormalWeb"/>
        <w:rPr>
          <w:ins w:id="508" w:author="ASUS MAXIMUS IX HERO" w:date="2026-02-26T11:45:00Z"/>
        </w:rPr>
      </w:pPr>
      <w:ins w:id="509" w:author="ASUS MAXIMUS IX HERO" w:date="2026-02-26T11:45:00Z">
        <w:r w:rsidRPr="00DA15A5">
          <w:t xml:space="preserve">Despite strong progress in wildfire detection from imagery, there is a recurring gap between </w:t>
        </w:r>
        <w:r w:rsidRPr="00DA15A5">
          <w:rPr>
            <w:rStyle w:val="Strong"/>
          </w:rPr>
          <w:t>high-performing methods</w:t>
        </w:r>
        <w:r w:rsidRPr="00DA15A5">
          <w:t xml:space="preserve"> and </w:t>
        </w:r>
        <w:r w:rsidRPr="00DA15A5">
          <w:rPr>
            <w:rStyle w:val="Strong"/>
          </w:rPr>
          <w:t>deployable real-time implementations</w:t>
        </w:r>
        <w:r w:rsidRPr="00DA15A5">
          <w:t xml:space="preserve">. Satellite and hyperspectral studies demonstrate that richer spectral/spatial modeling (often CNN-based) can improve detection and mapping quality, but they also introduce heavier computational and data-handling requirements that are difficult to satisfy in constrained edge deployments. [1], [2] At the same time, classical real-time camera-based fire detection shows that lightweight, color-driven approaches can be effective but remain vulnerable to false alarms under fire-like illumination and scene confounders—highlighting the need for models that are both computationally minimal </w:t>
        </w:r>
        <w:r w:rsidRPr="00DA15A5">
          <w:rPr>
            <w:rStyle w:val="Emphasis"/>
            <w:rFonts w:eastAsiaTheme="majorEastAsia"/>
          </w:rPr>
          <w:t>and</w:t>
        </w:r>
        <w:r w:rsidRPr="00DA15A5">
          <w:t xml:space="preserve"> systematically validated. [3]</w:t>
        </w:r>
      </w:ins>
    </w:p>
    <w:p w:rsidR="003407E8" w:rsidRPr="00DA15A5" w:rsidRDefault="003407E8" w:rsidP="003407E8">
      <w:pPr>
        <w:pStyle w:val="NormalWeb"/>
        <w:rPr>
          <w:ins w:id="510" w:author="ASUS MAXIMUS IX HERO" w:date="2026-02-26T11:45:00Z"/>
        </w:rPr>
      </w:pPr>
      <w:ins w:id="511" w:author="ASUS MAXIMUS IX HERO" w:date="2026-02-26T11:45:00Z">
        <w:r w:rsidRPr="00DA15A5">
          <w:t xml:space="preserve">On the hardware side, FPGA literature consistently emphasizes that practical acceleration depends on explicit design choices in </w:t>
        </w:r>
        <w:r w:rsidRPr="00DA15A5">
          <w:rPr>
            <w:rStyle w:val="Strong"/>
          </w:rPr>
          <w:t>precision</w:t>
        </w:r>
        <w:r w:rsidRPr="00DA15A5">
          <w:t xml:space="preserve">, </w:t>
        </w:r>
        <w:r w:rsidRPr="00DA15A5">
          <w:rPr>
            <w:rStyle w:val="Strong"/>
          </w:rPr>
          <w:t>parallelism</w:t>
        </w:r>
        <w:r w:rsidRPr="00DA15A5">
          <w:t xml:space="preserve">, memory usage, and activation implementation. [11], [12] Binarized neural network (BNN) studies validate the general engineering principle that reducing arithmetic complexity can yield substantial efficiency gains, but they typically focus on different model classes and workloads than the compact RGB MLP used here. [6]–[8] Meanwhile, RTL/VHDL ANN implementations provide proven patterns for mapping neural inference to FPGA—particularly the </w:t>
        </w:r>
        <w:r w:rsidRPr="00DA15A5">
          <w:rPr>
            <w:rStyle w:val="Strong"/>
          </w:rPr>
          <w:t>offline training + fixed-coefficient inference</w:t>
        </w:r>
        <w:r w:rsidRPr="00DA15A5">
          <w:t xml:space="preserve"> approach and the use of LUT-based activation to avoid expensive nonlinear arithmetic—</w:t>
        </w:r>
      </w:ins>
      <w:ins w:id="512" w:author="ASUS MAXIMUS IX HERO" w:date="2026-02-26T14:06:00Z">
        <w:r w:rsidR="00C74677" w:rsidRPr="00DA15A5">
          <w:t xml:space="preserve">, </w:t>
        </w:r>
      </w:ins>
      <w:ins w:id="513" w:author="ASUS MAXIMUS IX HERO" w:date="2026-02-26T11:45:00Z">
        <w:r w:rsidRPr="00DA15A5">
          <w:t xml:space="preserve">yet they are rarely connected to a complete, reproducible, end-to-end workflow tailored to wildfire </w:t>
        </w:r>
        <w:r w:rsidRPr="00DA15A5">
          <w:rPr>
            <w:rStyle w:val="Emphasis"/>
            <w:rFonts w:eastAsiaTheme="majorEastAsia"/>
          </w:rPr>
          <w:t>per-pixel</w:t>
        </w:r>
        <w:r w:rsidRPr="00DA15A5">
          <w:t xml:space="preserve"> camera classification. [5], [10], [13]</w:t>
        </w:r>
      </w:ins>
    </w:p>
    <w:p w:rsidR="003407E8" w:rsidRPr="00DA15A5" w:rsidRDefault="003407E8" w:rsidP="003407E8">
      <w:pPr>
        <w:pStyle w:val="NormalWeb"/>
        <w:rPr>
          <w:ins w:id="514" w:author="ASUS MAXIMUS IX HERO" w:date="2026-02-26T11:45:00Z"/>
        </w:rPr>
      </w:pPr>
      <w:ins w:id="515" w:author="ASUS MAXIMUS IX HERO" w:date="2026-02-26T11:45:00Z">
        <w:r w:rsidRPr="00DA15A5">
          <w:t xml:space="preserve">This thesis addresses that gap by presenting a </w:t>
        </w:r>
        <w:r w:rsidRPr="00DA15A5">
          <w:rPr>
            <w:rStyle w:val="Strong"/>
          </w:rPr>
          <w:t>hardware-first, fully reproducible pipeline</w:t>
        </w:r>
        <w:r w:rsidRPr="00DA15A5">
          <w:t xml:space="preserve"> for wildfire pixel classification that is intentionally constrained to what maps cleanly to FPGA resources: a compact RGB MLP, fixed-point arithmetic, LUT-based sigmoid, and a streaming VHDL architecture validated against golden vectors. Rather than pursuing maximum model capacity, the work prioritizes </w:t>
        </w:r>
        <w:r w:rsidRPr="00DA15A5">
          <w:rPr>
            <w:rStyle w:val="Strong"/>
          </w:rPr>
          <w:t>deterministic real-time feasibility</w:t>
        </w:r>
        <w:r w:rsidRPr="00DA15A5">
          <w:t xml:space="preserve"> and </w:t>
        </w:r>
        <w:r w:rsidRPr="00DA15A5">
          <w:rPr>
            <w:rStyle w:val="Strong"/>
          </w:rPr>
          <w:t>traceable equivalence</w:t>
        </w:r>
        <w:r w:rsidRPr="00DA15A5">
          <w:t xml:space="preserve"> between software reference inference and RTL behavior—two requirements that are central for operational edge deployment. [11], [12]</w:t>
        </w:r>
      </w:ins>
    </w:p>
    <w:p w:rsidR="003407E8" w:rsidRPr="00DA15A5" w:rsidRDefault="003407E8" w:rsidP="003407E8">
      <w:pPr>
        <w:pStyle w:val="NormalWeb"/>
        <w:rPr>
          <w:ins w:id="516" w:author="ASUS MAXIMUS IX HERO" w:date="2026-02-26T11:45:00Z"/>
          <w:rStyle w:val="Strong"/>
        </w:rPr>
      </w:pPr>
    </w:p>
    <w:p w:rsidR="003407E8" w:rsidRPr="00DA15A5" w:rsidRDefault="003407E8" w:rsidP="003407E8">
      <w:pPr>
        <w:pStyle w:val="NormalWeb"/>
        <w:rPr>
          <w:ins w:id="517" w:author="ASUS MAXIMUS IX HERO" w:date="2026-02-26T11:45:00Z"/>
          <w:rStyle w:val="Strong"/>
        </w:rPr>
      </w:pPr>
    </w:p>
    <w:p w:rsidR="003407E8" w:rsidRPr="00DA15A5" w:rsidRDefault="003407E8" w:rsidP="003407E8">
      <w:pPr>
        <w:pStyle w:val="NormalWeb"/>
        <w:rPr>
          <w:ins w:id="518" w:author="ASUS MAXIMUS IX HERO" w:date="2026-02-26T11:45:00Z"/>
          <w:rStyle w:val="Strong"/>
        </w:rPr>
      </w:pPr>
    </w:p>
    <w:p w:rsidR="00940D6A" w:rsidRPr="00DA15A5" w:rsidRDefault="003407E8" w:rsidP="003407E8">
      <w:pPr>
        <w:pStyle w:val="NormalWeb"/>
        <w:rPr>
          <w:ins w:id="519" w:author="ASUS MAXIMUS IX HERO" w:date="2026-03-01T18:58:00Z"/>
        </w:rPr>
      </w:pPr>
      <w:ins w:id="520" w:author="ASUS MAXIMUS IX HERO" w:date="2026-02-26T11:45:00Z">
        <w:r w:rsidRPr="00DA15A5">
          <w:rPr>
            <w:rStyle w:val="Strong"/>
          </w:rPr>
          <w:t>Transition to Theoretical Background.</w:t>
        </w:r>
        <w:r w:rsidRPr="00DA15A5">
          <w:br/>
          <w:t xml:space="preserve">To ground these design decisions, the next chapter presents the theoretical foundation needed to understand and justify the thesis methodology: </w:t>
        </w:r>
      </w:ins>
    </w:p>
    <w:p w:rsidR="00940D6A" w:rsidRPr="00DA15A5" w:rsidRDefault="003407E8">
      <w:pPr>
        <w:pStyle w:val="NormalWeb"/>
        <w:numPr>
          <w:ilvl w:val="0"/>
          <w:numId w:val="30"/>
        </w:numPr>
        <w:rPr>
          <w:ins w:id="521" w:author="ASUS MAXIMUS IX HERO" w:date="2026-03-01T18:59:00Z"/>
        </w:rPr>
        <w:pPrChange w:id="522" w:author="ASUS MAXIMUS IX HERO" w:date="2026-03-01T18:59:00Z">
          <w:pPr>
            <w:pStyle w:val="NormalWeb"/>
          </w:pPr>
        </w:pPrChange>
      </w:pPr>
      <w:ins w:id="523" w:author="ASUS MAXIMUS IX HERO" w:date="2026-02-26T11:45:00Z">
        <w:r w:rsidRPr="00DA15A5">
          <w:t xml:space="preserve">core concepts in </w:t>
        </w:r>
        <w:r w:rsidRPr="00DA15A5">
          <w:rPr>
            <w:rStyle w:val="Strong"/>
          </w:rPr>
          <w:t>image-based detection</w:t>
        </w:r>
        <w:r w:rsidRPr="00DA15A5">
          <w:t xml:space="preserve"> and why per-pixel classification is a meaningful baseline in wildfire imagery, [1]–[3] </w:t>
        </w:r>
      </w:ins>
    </w:p>
    <w:p w:rsidR="00940D6A" w:rsidRPr="00DA15A5" w:rsidRDefault="003407E8">
      <w:pPr>
        <w:pStyle w:val="NormalWeb"/>
        <w:numPr>
          <w:ilvl w:val="0"/>
          <w:numId w:val="30"/>
        </w:numPr>
        <w:rPr>
          <w:ins w:id="524" w:author="ASUS MAXIMUS IX HERO" w:date="2026-03-01T18:59:00Z"/>
        </w:rPr>
        <w:pPrChange w:id="525" w:author="ASUS MAXIMUS IX HERO" w:date="2026-03-01T18:59:00Z">
          <w:pPr>
            <w:pStyle w:val="NormalWeb"/>
          </w:pPr>
        </w:pPrChange>
      </w:pPr>
      <w:ins w:id="526" w:author="ASUS MAXIMUS IX HERO" w:date="2026-02-26T11:45:00Z">
        <w:r w:rsidRPr="00DA15A5">
          <w:t xml:space="preserve">(ii) fundamentals of </w:t>
        </w:r>
        <w:r w:rsidRPr="00DA15A5">
          <w:rPr>
            <w:rStyle w:val="Strong"/>
          </w:rPr>
          <w:t>feed-forward neural networks/MLPs</w:t>
        </w:r>
        <w:r w:rsidRPr="00DA15A5">
          <w:t xml:space="preserve"> and probability outputs (sigmoid), [5] </w:t>
        </w:r>
      </w:ins>
    </w:p>
    <w:p w:rsidR="00940D6A" w:rsidRPr="00DA15A5" w:rsidRDefault="003407E8">
      <w:pPr>
        <w:pStyle w:val="NormalWeb"/>
        <w:numPr>
          <w:ilvl w:val="0"/>
          <w:numId w:val="30"/>
        </w:numPr>
        <w:rPr>
          <w:ins w:id="527" w:author="ASUS MAXIMUS IX HERO" w:date="2026-03-01T18:59:00Z"/>
        </w:rPr>
        <w:pPrChange w:id="528" w:author="ASUS MAXIMUS IX HERO" w:date="2026-03-01T18:59:00Z">
          <w:pPr>
            <w:pStyle w:val="NormalWeb"/>
          </w:pPr>
        </w:pPrChange>
      </w:pPr>
      <w:ins w:id="529" w:author="ASUS MAXIMUS IX HERO" w:date="2026-02-26T11:45:00Z">
        <w:r w:rsidRPr="00DA15A5">
          <w:t xml:space="preserve">(iii) the rationale for </w:t>
        </w:r>
        <w:r w:rsidRPr="00DA15A5">
          <w:rPr>
            <w:rStyle w:val="Strong"/>
          </w:rPr>
          <w:t>fixed-point arithmetic</w:t>
        </w:r>
        <w:r w:rsidRPr="00DA15A5">
          <w:t xml:space="preserve"> and quantization as a hardware-enabling constraint, [11] and </w:t>
        </w:r>
      </w:ins>
    </w:p>
    <w:p w:rsidR="003407E8" w:rsidRPr="00DA15A5" w:rsidRDefault="003407E8">
      <w:pPr>
        <w:pStyle w:val="NormalWeb"/>
        <w:numPr>
          <w:ilvl w:val="0"/>
          <w:numId w:val="30"/>
        </w:numPr>
        <w:rPr>
          <w:ins w:id="530" w:author="ASUS MAXIMUS IX HERO" w:date="2026-02-26T11:45:00Z"/>
        </w:rPr>
        <w:pPrChange w:id="531" w:author="ASUS MAXIMUS IX HERO" w:date="2026-03-01T18:59:00Z">
          <w:pPr>
            <w:pStyle w:val="NormalWeb"/>
          </w:pPr>
        </w:pPrChange>
      </w:pPr>
      <w:ins w:id="532" w:author="ASUS MAXIMUS IX HERO" w:date="2026-02-26T11:45:00Z">
        <w:r w:rsidRPr="00DA15A5">
          <w:t xml:space="preserve">(iv) essential </w:t>
        </w:r>
        <w:r w:rsidRPr="00DA15A5">
          <w:rPr>
            <w:rStyle w:val="Strong"/>
          </w:rPr>
          <w:t>FPGA and VHDL design principles</w:t>
        </w:r>
        <w:r w:rsidRPr="00DA15A5">
          <w:t>, including the standard RTL-to-bitstream tool flow and the role of simulation/verification in hardware development. [12]</w:t>
        </w:r>
      </w:ins>
    </w:p>
    <w:p w:rsidR="003407E8" w:rsidRPr="00DA15A5" w:rsidRDefault="003407E8">
      <w:pPr>
        <w:pStyle w:val="NormalWeb"/>
        <w:rPr>
          <w:ins w:id="533" w:author="ASUS MAXIMUS IX HERO" w:date="2026-02-25T23:07:00Z"/>
        </w:rPr>
        <w:pPrChange w:id="534" w:author="ASUS MAXIMUS IX HERO" w:date="2026-02-26T11:45:00Z">
          <w:pPr>
            <w:pStyle w:val="NormalWeb"/>
            <w:numPr>
              <w:numId w:val="25"/>
            </w:numPr>
            <w:tabs>
              <w:tab w:val="num" w:pos="720"/>
            </w:tabs>
            <w:ind w:left="720" w:hanging="360"/>
          </w:pPr>
        </w:pPrChange>
      </w:pPr>
    </w:p>
    <w:p w:rsidR="003B6E49" w:rsidRPr="00DA15A5" w:rsidRDefault="003B6E49" w:rsidP="003B6E49">
      <w:pPr>
        <w:pStyle w:val="NormalWeb"/>
        <w:rPr>
          <w:ins w:id="535" w:author="ASUS MAXIMUS IX HERO" w:date="2026-02-25T23:07:00Z"/>
        </w:rPr>
      </w:pPr>
      <w:ins w:id="536" w:author="ASUS MAXIMUS IX HERO" w:date="2026-02-25T23:07:00Z">
        <w:r w:rsidRPr="00DA15A5">
          <w:t xml:space="preserve">In summary, the related work supports the thesis’s framing as a </w:t>
        </w:r>
        <w:r w:rsidRPr="00DA15A5">
          <w:rPr>
            <w:rStyle w:val="Strong"/>
          </w:rPr>
          <w:t>hardware-first</w:t>
        </w:r>
        <w:r w:rsidRPr="00DA15A5">
          <w:t xml:space="preserve"> wildfire pixel classifier: a deliberately compact MLP operating on RGB inputs, implemented as a streaming fixed-point datapath with LUT activation and evaluated with both classification metrics and FPGA implementation results. The next chapters describe how these design principles were instantiated in the project’s software export flow, RTL modules, simulation, and post-implementation evaluation.</w:t>
        </w:r>
      </w:ins>
    </w:p>
    <w:p w:rsidR="003B6E49" w:rsidRPr="00DA15A5" w:rsidRDefault="003B6E49" w:rsidP="000F396D">
      <w:pPr>
        <w:pStyle w:val="BodyText"/>
        <w:rPr>
          <w:ins w:id="537" w:author="ASUS MAXIMUS IX HERO" w:date="2026-02-25T23:07:00Z"/>
          <w:rFonts w:ascii="Times New Roman" w:hAnsi="Times New Roman" w:cs="Times New Roman"/>
        </w:rPr>
      </w:pPr>
    </w:p>
    <w:p w:rsidR="003B6E49" w:rsidRPr="00DA15A5" w:rsidRDefault="003B6E49" w:rsidP="000F396D">
      <w:pPr>
        <w:pStyle w:val="BodyText"/>
        <w:rPr>
          <w:ins w:id="538" w:author="ASUS MAXIMUS IX HERO" w:date="2026-02-26T13:22:00Z"/>
          <w:rFonts w:ascii="Times New Roman" w:hAnsi="Times New Roman" w:cs="Times New Roman"/>
        </w:rPr>
      </w:pPr>
    </w:p>
    <w:p w:rsidR="00B04973" w:rsidRPr="00DA15A5" w:rsidRDefault="00B04973" w:rsidP="000F396D">
      <w:pPr>
        <w:pStyle w:val="BodyText"/>
        <w:rPr>
          <w:ins w:id="539" w:author="ASUS MAXIMUS IX HERO" w:date="2026-02-26T13:22:00Z"/>
          <w:rFonts w:ascii="Times New Roman" w:hAnsi="Times New Roman" w:cs="Times New Roman"/>
        </w:rPr>
      </w:pPr>
    </w:p>
    <w:p w:rsidR="00B04973" w:rsidRPr="00DA15A5" w:rsidRDefault="00B04973" w:rsidP="000F396D">
      <w:pPr>
        <w:pStyle w:val="BodyText"/>
        <w:rPr>
          <w:ins w:id="540" w:author="ASUS MAXIMUS IX HERO" w:date="2026-02-26T13:22:00Z"/>
          <w:rFonts w:ascii="Times New Roman" w:hAnsi="Times New Roman" w:cs="Times New Roman"/>
        </w:rPr>
      </w:pPr>
    </w:p>
    <w:p w:rsidR="00B04973" w:rsidRPr="00DA15A5" w:rsidRDefault="00B04973" w:rsidP="000F396D">
      <w:pPr>
        <w:pStyle w:val="BodyText"/>
        <w:rPr>
          <w:ins w:id="541" w:author="ASUS MAXIMUS IX HERO" w:date="2026-02-26T13:22:00Z"/>
          <w:rFonts w:ascii="Times New Roman" w:hAnsi="Times New Roman" w:cs="Times New Roman"/>
        </w:rPr>
      </w:pPr>
    </w:p>
    <w:p w:rsidR="00B04973" w:rsidRPr="00DA15A5" w:rsidRDefault="00B04973" w:rsidP="000F396D">
      <w:pPr>
        <w:pStyle w:val="BodyText"/>
        <w:rPr>
          <w:ins w:id="542" w:author="ASUS MAXIMUS IX HERO" w:date="2026-02-26T13:22:00Z"/>
          <w:rFonts w:ascii="Times New Roman" w:hAnsi="Times New Roman" w:cs="Times New Roman"/>
        </w:rPr>
      </w:pPr>
    </w:p>
    <w:p w:rsidR="00B04973" w:rsidRPr="00DA15A5" w:rsidRDefault="00B04973" w:rsidP="000F396D">
      <w:pPr>
        <w:pStyle w:val="BodyText"/>
        <w:rPr>
          <w:ins w:id="543" w:author="ASUS MAXIMUS IX HERO" w:date="2026-02-26T13:22:00Z"/>
          <w:rFonts w:ascii="Times New Roman" w:hAnsi="Times New Roman" w:cs="Times New Roman"/>
        </w:rPr>
      </w:pPr>
    </w:p>
    <w:p w:rsidR="00B04973" w:rsidRPr="00DA15A5" w:rsidRDefault="00B04973" w:rsidP="000F396D">
      <w:pPr>
        <w:pStyle w:val="BodyText"/>
        <w:rPr>
          <w:ins w:id="544" w:author="ASUS MAXIMUS IX HERO" w:date="2026-02-26T13:22:00Z"/>
          <w:rFonts w:ascii="Times New Roman" w:hAnsi="Times New Roman" w:cs="Times New Roman"/>
        </w:rPr>
      </w:pPr>
    </w:p>
    <w:p w:rsidR="00B04973" w:rsidRPr="00DA15A5" w:rsidRDefault="00B04973" w:rsidP="000F396D">
      <w:pPr>
        <w:pStyle w:val="BodyText"/>
        <w:rPr>
          <w:ins w:id="545" w:author="ASUS MAXIMUS IX HERO" w:date="2026-02-26T13:22:00Z"/>
          <w:rFonts w:ascii="Times New Roman" w:hAnsi="Times New Roman" w:cs="Times New Roman"/>
        </w:rPr>
      </w:pPr>
    </w:p>
    <w:p w:rsidR="00B04973" w:rsidRPr="00DA15A5" w:rsidRDefault="00B04973" w:rsidP="000F396D">
      <w:pPr>
        <w:pStyle w:val="BodyText"/>
        <w:rPr>
          <w:ins w:id="546" w:author="ASUS MAXIMUS IX HERO" w:date="2026-02-26T13:22:00Z"/>
          <w:rFonts w:ascii="Times New Roman" w:hAnsi="Times New Roman" w:cs="Times New Roman"/>
        </w:rPr>
      </w:pPr>
    </w:p>
    <w:p w:rsidR="00B04973" w:rsidRPr="00DA15A5" w:rsidRDefault="00B04973" w:rsidP="000F396D">
      <w:pPr>
        <w:pStyle w:val="BodyText"/>
        <w:rPr>
          <w:ins w:id="547" w:author="ASUS MAXIMUS IX HERO" w:date="2026-02-26T13:22:00Z"/>
          <w:rFonts w:ascii="Times New Roman" w:hAnsi="Times New Roman" w:cs="Times New Roman"/>
        </w:rPr>
      </w:pPr>
    </w:p>
    <w:p w:rsidR="00B04973" w:rsidRPr="00DA15A5" w:rsidRDefault="00B04973" w:rsidP="000F396D">
      <w:pPr>
        <w:pStyle w:val="BodyText"/>
        <w:rPr>
          <w:ins w:id="548" w:author="ASUS MAXIMUS IX HERO" w:date="2026-02-26T13:22:00Z"/>
          <w:rFonts w:ascii="Times New Roman" w:hAnsi="Times New Roman" w:cs="Times New Roman"/>
        </w:rPr>
      </w:pPr>
    </w:p>
    <w:p w:rsidR="00B04973" w:rsidRPr="00DA15A5" w:rsidRDefault="00B04973" w:rsidP="000F396D">
      <w:pPr>
        <w:pStyle w:val="BodyText"/>
        <w:rPr>
          <w:ins w:id="549" w:author="ASUS MAXIMUS IX HERO" w:date="2026-02-26T13:22:00Z"/>
          <w:rFonts w:ascii="Times New Roman" w:hAnsi="Times New Roman" w:cs="Times New Roman"/>
        </w:rPr>
      </w:pPr>
    </w:p>
    <w:p w:rsidR="00B04973" w:rsidRPr="00DA15A5" w:rsidRDefault="00B04973" w:rsidP="000F396D">
      <w:pPr>
        <w:pStyle w:val="BodyText"/>
        <w:rPr>
          <w:ins w:id="550" w:author="ASUS MAXIMUS IX HERO" w:date="2026-02-26T13:22:00Z"/>
          <w:rFonts w:ascii="Times New Roman" w:hAnsi="Times New Roman" w:cs="Times New Roman"/>
        </w:rPr>
      </w:pPr>
    </w:p>
    <w:p w:rsidR="00B04973" w:rsidRPr="00DA15A5" w:rsidRDefault="00B04973" w:rsidP="000F396D">
      <w:pPr>
        <w:pStyle w:val="BodyText"/>
        <w:rPr>
          <w:ins w:id="551" w:author="ASUS MAXIMUS IX HERO" w:date="2026-02-26T13:22:00Z"/>
          <w:rFonts w:ascii="Times New Roman" w:hAnsi="Times New Roman" w:cs="Times New Roman"/>
        </w:rPr>
      </w:pPr>
    </w:p>
    <w:p w:rsidR="00B04973" w:rsidRPr="00DA15A5" w:rsidRDefault="00B04973" w:rsidP="000F396D">
      <w:pPr>
        <w:pStyle w:val="BodyText"/>
        <w:rPr>
          <w:ins w:id="552" w:author="ASUS MAXIMUS IX HERO" w:date="2026-02-26T13:22:00Z"/>
          <w:rFonts w:ascii="Times New Roman" w:hAnsi="Times New Roman" w:cs="Times New Roman"/>
        </w:rPr>
      </w:pPr>
    </w:p>
    <w:p w:rsidR="00B04973" w:rsidRPr="00DA15A5" w:rsidRDefault="00B04973" w:rsidP="000F396D">
      <w:pPr>
        <w:pStyle w:val="BodyText"/>
        <w:rPr>
          <w:ins w:id="553" w:author="ASUS MAXIMUS IX HERO" w:date="2026-02-26T13:23:00Z"/>
          <w:rFonts w:ascii="Times New Roman" w:hAnsi="Times New Roman" w:cs="Times New Roman"/>
        </w:rPr>
      </w:pPr>
    </w:p>
    <w:p w:rsidR="00B04973" w:rsidRPr="00DA15A5" w:rsidRDefault="00B04973" w:rsidP="00B04973">
      <w:pPr>
        <w:pStyle w:val="Heading2"/>
        <w:rPr>
          <w:ins w:id="554" w:author="ASUS MAXIMUS IX HERO" w:date="2026-02-26T13:25:00Z"/>
          <w:rFonts w:ascii="Times New Roman" w:hAnsi="Times New Roman" w:cs="Times New Roman"/>
          <w:rPrChange w:id="555" w:author="ASUS MAXIMUS IX HERO" w:date="2026-03-01T19:18:00Z">
            <w:rPr>
              <w:ins w:id="556" w:author="ASUS MAXIMUS IX HERO" w:date="2026-02-26T13:25:00Z"/>
            </w:rPr>
          </w:rPrChange>
        </w:rPr>
      </w:pPr>
      <w:bookmarkStart w:id="557" w:name="_Toc223292340"/>
      <w:ins w:id="558" w:author="ASUS MAXIMUS IX HERO" w:date="2026-02-26T13:25:00Z">
        <w:r w:rsidRPr="00DA15A5">
          <w:rPr>
            <w:rFonts w:ascii="Times New Roman" w:hAnsi="Times New Roman" w:cs="Times New Roman"/>
            <w:rPrChange w:id="559" w:author="ASUS MAXIMUS IX HERO" w:date="2026-03-01T19:18:00Z">
              <w:rPr/>
            </w:rPrChange>
          </w:rPr>
          <w:t>Theoretical Background</w:t>
        </w:r>
        <w:bookmarkEnd w:id="557"/>
      </w:ins>
    </w:p>
    <w:p w:rsidR="00B04973" w:rsidRPr="00DA15A5" w:rsidRDefault="00B04973">
      <w:pPr>
        <w:pStyle w:val="NormalWeb"/>
        <w:rPr>
          <w:ins w:id="560" w:author="ASUS MAXIMUS IX HERO" w:date="2026-02-26T13:25:00Z"/>
        </w:rPr>
        <w:pPrChange w:id="561" w:author="ASUS MAXIMUS IX HERO" w:date="2026-03-01T18:59:00Z">
          <w:pPr/>
        </w:pPrChange>
      </w:pPr>
      <w:ins w:id="562" w:author="ASUS MAXIMUS IX HERO" w:date="2026-02-26T13:25:00Z">
        <w:r w:rsidRPr="00DA15A5">
          <w:t xml:space="preserve">This chapter summarizes the theoretical foundations needed to motivate and understand the thesis methodology: </w:t>
        </w:r>
        <w:r w:rsidRPr="00DA15A5">
          <w:rPr>
            <w:rStyle w:val="Strong"/>
          </w:rPr>
          <w:t>image-based wildfire detection</w:t>
        </w:r>
        <w:r w:rsidRPr="00DA15A5">
          <w:t xml:space="preserve">, </w:t>
        </w:r>
        <w:r w:rsidRPr="00DA15A5">
          <w:rPr>
            <w:rStyle w:val="Strong"/>
          </w:rPr>
          <w:t>feed-forward neural networks (MLPs)</w:t>
        </w:r>
        <w:r w:rsidRPr="00DA15A5">
          <w:t xml:space="preserve"> for classification, and the </w:t>
        </w:r>
        <w:r w:rsidRPr="00DA15A5">
          <w:rPr>
            <w:rStyle w:val="Strong"/>
          </w:rPr>
          <w:t>FPGA/VHDL design principles</w:t>
        </w:r>
        <w:r w:rsidRPr="00DA15A5">
          <w:t xml:space="preserve"> that enable real-time, low-latency inference at the edge. The emphasis is on concepts that directly support the implemented system: a compact </w:t>
        </w:r>
        <w:r w:rsidRPr="00DA15A5">
          <w:rPr>
            <w:rStyle w:val="Strong"/>
          </w:rPr>
          <w:t>RGB per-pixel MLP</w:t>
        </w:r>
        <w:r w:rsidRPr="00DA15A5">
          <w:t>, fixed-point inference, LUT-based sigmoid activation, and streaming RTL integration.</w:t>
        </w:r>
      </w:ins>
    </w:p>
    <w:p w:rsidR="00B04973" w:rsidRPr="00DA15A5" w:rsidRDefault="00B04973" w:rsidP="00B04973">
      <w:pPr>
        <w:pStyle w:val="Heading3"/>
        <w:rPr>
          <w:ins w:id="563" w:author="ASUS MAXIMUS IX HERO" w:date="2026-02-26T13:25:00Z"/>
          <w:rFonts w:ascii="Times New Roman" w:hAnsi="Times New Roman" w:cs="Times New Roman"/>
          <w:rPrChange w:id="564" w:author="ASUS MAXIMUS IX HERO" w:date="2026-03-01T19:18:00Z">
            <w:rPr>
              <w:ins w:id="565" w:author="ASUS MAXIMUS IX HERO" w:date="2026-02-26T13:25:00Z"/>
            </w:rPr>
          </w:rPrChange>
        </w:rPr>
      </w:pPr>
      <w:bookmarkStart w:id="566" w:name="_Toc223292341"/>
      <w:ins w:id="567" w:author="ASUS MAXIMUS IX HERO" w:date="2026-02-26T13:25:00Z">
        <w:r w:rsidRPr="00DA15A5">
          <w:rPr>
            <w:rFonts w:ascii="Times New Roman" w:hAnsi="Times New Roman" w:cs="Times New Roman"/>
            <w:rPrChange w:id="568" w:author="ASUS MAXIMUS IX HERO" w:date="2026-03-01T19:18:00Z">
              <w:rPr/>
            </w:rPrChange>
          </w:rPr>
          <w:t>1) Image-Based Wildfire Detection</w:t>
        </w:r>
        <w:bookmarkEnd w:id="566"/>
      </w:ins>
    </w:p>
    <w:p w:rsidR="00B04973" w:rsidRPr="00DA15A5" w:rsidRDefault="00B04973" w:rsidP="00B04973">
      <w:pPr>
        <w:pStyle w:val="Heading4"/>
        <w:rPr>
          <w:ins w:id="569" w:author="ASUS MAXIMUS IX HERO" w:date="2026-02-26T13:25:00Z"/>
          <w:rFonts w:ascii="Times New Roman" w:hAnsi="Times New Roman" w:cs="Times New Roman"/>
          <w:rPrChange w:id="570" w:author="ASUS MAXIMUS IX HERO" w:date="2026-03-01T19:18:00Z">
            <w:rPr>
              <w:ins w:id="571" w:author="ASUS MAXIMUS IX HERO" w:date="2026-02-26T13:25:00Z"/>
            </w:rPr>
          </w:rPrChange>
        </w:rPr>
      </w:pPr>
      <w:ins w:id="572" w:author="ASUS MAXIMUS IX HERO" w:date="2026-02-26T13:25:00Z">
        <w:r w:rsidRPr="00DA15A5">
          <w:rPr>
            <w:rFonts w:ascii="Times New Roman" w:hAnsi="Times New Roman" w:cs="Times New Roman"/>
            <w:rPrChange w:id="573" w:author="ASUS MAXIMUS IX HERO" w:date="2026-03-01T19:18:00Z">
              <w:rPr/>
            </w:rPrChange>
          </w:rPr>
          <w:t>1.1 Problem formulation in imagery</w:t>
        </w:r>
      </w:ins>
    </w:p>
    <w:p w:rsidR="00B04973" w:rsidRPr="00DA15A5" w:rsidRDefault="00B04973" w:rsidP="00B04973">
      <w:pPr>
        <w:pStyle w:val="NormalWeb"/>
        <w:rPr>
          <w:ins w:id="574" w:author="ASUS MAXIMUS IX HERO" w:date="2026-02-26T13:25:00Z"/>
        </w:rPr>
      </w:pPr>
      <w:ins w:id="575" w:author="ASUS MAXIMUS IX HERO" w:date="2026-02-26T13:25:00Z">
        <w:r w:rsidRPr="00DA15A5">
          <w:t xml:space="preserve">Image-based wildfire detection can be expressed as a classification problem on an image </w:t>
        </w:r>
        <w:r w:rsidRPr="00DA15A5">
          <w:rPr>
            <w:rStyle w:val="katex-mathml"/>
          </w:rPr>
          <w:t>II</w:t>
        </w:r>
        <w:r w:rsidRPr="00DA15A5">
          <w:rPr>
            <w:rStyle w:val="mord"/>
          </w:rPr>
          <w:t>I</w:t>
        </w:r>
        <w:r w:rsidRPr="00DA15A5">
          <w:t xml:space="preserve">. In the pixel-wise formulation used in this thesis, each pixel at coordinates </w:t>
        </w:r>
        <w:r w:rsidRPr="00DA15A5">
          <w:rPr>
            <w:rStyle w:val="katex-mathml"/>
          </w:rPr>
          <w:t>(x,y</w:t>
        </w:r>
        <w:r w:rsidRPr="00DA15A5">
          <w:rPr>
            <w:rStyle w:val="mclose"/>
            <w:rFonts w:eastAsiaTheme="majorEastAsia"/>
          </w:rPr>
          <w:t>)</w:t>
        </w:r>
        <w:r w:rsidRPr="00DA15A5">
          <w:t xml:space="preserve"> is represented by a feature vector </w:t>
        </w:r>
        <w:r w:rsidRPr="00DA15A5">
          <w:rPr>
            <w:rStyle w:val="katex-mathml"/>
          </w:rPr>
          <w:t>x(x,y)</w:t>
        </w:r>
        <w:r w:rsidRPr="00DA15A5">
          <w:t xml:space="preserve">, and the task is to estimate a binary label </w:t>
        </w:r>
        <w:r w:rsidRPr="00DA15A5">
          <w:rPr>
            <w:rStyle w:val="mord"/>
          </w:rPr>
          <w:t>y</w:t>
        </w:r>
        <w:r w:rsidRPr="00DA15A5">
          <w:rPr>
            <w:rStyle w:val="mopen"/>
            <w:rFonts w:eastAsiaTheme="majorEastAsia"/>
          </w:rPr>
          <w:t>(</w:t>
        </w:r>
        <w:r w:rsidRPr="00DA15A5">
          <w:rPr>
            <w:rStyle w:val="mord"/>
          </w:rPr>
          <w:t>x</w:t>
        </w:r>
        <w:r w:rsidRPr="00DA15A5">
          <w:rPr>
            <w:rStyle w:val="mpunct"/>
            <w:rFonts w:eastAsiaTheme="majorEastAsia"/>
          </w:rPr>
          <w:t>,</w:t>
        </w:r>
        <w:r w:rsidRPr="00DA15A5">
          <w:rPr>
            <w:rStyle w:val="mord"/>
          </w:rPr>
          <w:t>y</w:t>
        </w:r>
        <w:r w:rsidRPr="00DA15A5">
          <w:rPr>
            <w:rStyle w:val="mclose"/>
            <w:rFonts w:eastAsiaTheme="majorEastAsia"/>
          </w:rPr>
          <w:t>)</w:t>
        </w:r>
        <w:r w:rsidRPr="00DA15A5">
          <w:rPr>
            <w:rStyle w:val="mrel"/>
            <w:rFonts w:ascii="Cambria Math" w:eastAsiaTheme="majorEastAsia" w:hAnsi="Cambria Math" w:cs="Cambria Math"/>
          </w:rPr>
          <w:t>∈</w:t>
        </w:r>
        <w:r w:rsidRPr="00DA15A5">
          <w:rPr>
            <w:rStyle w:val="mopen"/>
            <w:rFonts w:eastAsiaTheme="majorEastAsia"/>
          </w:rPr>
          <w:t>{</w:t>
        </w:r>
        <w:r w:rsidRPr="00DA15A5">
          <w:rPr>
            <w:rStyle w:val="mord"/>
          </w:rPr>
          <w:t>0</w:t>
        </w:r>
        <w:r w:rsidRPr="00DA15A5">
          <w:rPr>
            <w:rStyle w:val="mpunct"/>
            <w:rFonts w:eastAsiaTheme="majorEastAsia"/>
          </w:rPr>
          <w:t>,</w:t>
        </w:r>
        <w:r w:rsidRPr="00DA15A5">
          <w:rPr>
            <w:rStyle w:val="mord"/>
          </w:rPr>
          <w:t>1</w:t>
        </w:r>
        <w:r w:rsidRPr="00DA15A5">
          <w:rPr>
            <w:rStyle w:val="mclose"/>
            <w:rFonts w:eastAsiaTheme="majorEastAsia"/>
          </w:rPr>
          <w:t>}</w:t>
        </w:r>
        <w:r w:rsidRPr="00DA15A5">
          <w:t xml:space="preserve"> (fire / not-fire). When the input is RGB, the feature vector is:</w:t>
        </w:r>
      </w:ins>
    </w:p>
    <w:p w:rsidR="00B04973" w:rsidRPr="00DA15A5" w:rsidRDefault="00B04973" w:rsidP="000F396D">
      <w:pPr>
        <w:pStyle w:val="BodyText"/>
        <w:rPr>
          <w:ins w:id="576" w:author="ASUS MAXIMUS IX HERO" w:date="2026-02-25T23:07:00Z"/>
          <w:rFonts w:ascii="Times New Roman" w:hAnsi="Times New Roman" w:cs="Times New Roman"/>
        </w:rPr>
      </w:pPr>
    </w:p>
    <w:p w:rsidR="003B6E49" w:rsidRPr="00DA15A5" w:rsidRDefault="00B04973" w:rsidP="000F396D">
      <w:pPr>
        <w:pStyle w:val="BodyText"/>
        <w:rPr>
          <w:ins w:id="577" w:author="ASUS MAXIMUS IX HERO" w:date="2026-02-25T23:07:00Z"/>
          <w:rFonts w:ascii="Times New Roman" w:hAnsi="Times New Roman" w:cs="Times New Roman"/>
        </w:rPr>
      </w:pPr>
      <m:oMathPara>
        <m:oMath>
          <m:r>
            <w:ins w:id="578" w:author="ASUS MAXIMUS IX HERO" w:date="2026-02-26T13:26:00Z">
              <m:rPr>
                <m:sty m:val="b"/>
              </m:rPr>
              <w:rPr>
                <w:rFonts w:ascii="Cambria Math" w:hAnsi="Cambria Math" w:cs="Times New Roman"/>
              </w:rPr>
              <m:t>x</m:t>
            </w:ins>
          </m:r>
          <m:r>
            <w:ins w:id="579" w:author="ASUS MAXIMUS IX HERO" w:date="2026-02-26T13:26:00Z">
              <w:rPr>
                <w:rFonts w:ascii="Cambria Math" w:hAnsi="Cambria Math" w:cs="Times New Roman"/>
              </w:rPr>
              <m:t>(x,y)=[R(x,y),</m:t>
            </w:ins>
          </m:r>
          <m:r>
            <w:ins w:id="580" w:author="ASUS MAXIMUS IX HERO" w:date="2026-02-26T13:26:00Z">
              <m:rPr>
                <m:nor/>
              </m:rPr>
              <w:rPr>
                <w:rFonts w:ascii="Times New Roman" w:hAnsi="Times New Roman" w:cs="Times New Roman"/>
              </w:rPr>
              <m:t> </m:t>
            </w:ins>
          </m:r>
          <m:r>
            <w:ins w:id="581" w:author="ASUS MAXIMUS IX HERO" w:date="2026-02-26T13:26:00Z">
              <w:rPr>
                <w:rFonts w:ascii="Cambria Math" w:hAnsi="Cambria Math" w:cs="Times New Roman"/>
              </w:rPr>
              <m:t>G(x,y),</m:t>
            </w:ins>
          </m:r>
          <m:r>
            <w:ins w:id="582" w:author="ASUS MAXIMUS IX HERO" w:date="2026-02-26T13:26:00Z">
              <m:rPr>
                <m:nor/>
              </m:rPr>
              <w:rPr>
                <w:rFonts w:ascii="Times New Roman" w:hAnsi="Times New Roman" w:cs="Times New Roman"/>
              </w:rPr>
              <m:t> </m:t>
            </w:ins>
          </m:r>
          <m:r>
            <w:ins w:id="583" w:author="ASUS MAXIMUS IX HERO" w:date="2026-02-26T13:26:00Z">
              <w:rPr>
                <w:rFonts w:ascii="Cambria Math" w:hAnsi="Cambria Math" w:cs="Times New Roman"/>
              </w:rPr>
              <m:t>B(x,y)</m:t>
            </w:ins>
          </m:r>
          <m:sSup>
            <m:sSupPr>
              <m:ctrlPr>
                <w:ins w:id="584" w:author="ASUS MAXIMUS IX HERO" w:date="2026-02-26T13:26:00Z">
                  <w:rPr>
                    <w:rFonts w:ascii="Cambria Math" w:hAnsi="Cambria Math" w:cs="Times New Roman"/>
                  </w:rPr>
                </w:ins>
              </m:ctrlPr>
            </m:sSupPr>
            <m:e>
              <m:r>
                <w:ins w:id="585" w:author="ASUS MAXIMUS IX HERO" w:date="2026-02-26T13:26:00Z">
                  <w:rPr>
                    <w:rFonts w:ascii="Cambria Math" w:hAnsi="Cambria Math" w:cs="Times New Roman"/>
                  </w:rPr>
                  <m:t>]</m:t>
                </w:ins>
              </m:r>
            </m:e>
            <m:sup>
              <m:r>
                <w:ins w:id="586" w:author="ASUS MAXIMUS IX HERO" w:date="2026-02-26T13:26:00Z">
                  <m:rPr>
                    <m:sty m:val="p"/>
                  </m:rPr>
                  <w:rPr>
                    <w:rFonts w:ascii="Cambria Math" w:hAnsi="Cambria Math" w:cs="Times New Roman"/>
                  </w:rPr>
                  <m:t>⊤</m:t>
                </w:ins>
              </m:r>
            </m:sup>
          </m:sSup>
        </m:oMath>
      </m:oMathPara>
    </w:p>
    <w:p w:rsidR="003B6E49" w:rsidRPr="00DA15A5" w:rsidRDefault="003B6E49" w:rsidP="000F396D">
      <w:pPr>
        <w:pStyle w:val="BodyText"/>
        <w:rPr>
          <w:ins w:id="587" w:author="ASUS MAXIMUS IX HERO" w:date="2026-02-25T23:07:00Z"/>
          <w:rFonts w:ascii="Times New Roman" w:hAnsi="Times New Roman" w:cs="Times New Roman"/>
        </w:rPr>
      </w:pPr>
    </w:p>
    <w:p w:rsidR="003B6E49" w:rsidRPr="00DA15A5" w:rsidRDefault="00B04973" w:rsidP="000F396D">
      <w:pPr>
        <w:pStyle w:val="BodyText"/>
        <w:rPr>
          <w:ins w:id="588" w:author="ASUS MAXIMUS IX HERO" w:date="2026-02-25T23:07:00Z"/>
          <w:rFonts w:ascii="Times New Roman" w:hAnsi="Times New Roman" w:cs="Times New Roman"/>
        </w:rPr>
      </w:pPr>
      <w:ins w:id="589" w:author="ASUS MAXIMUS IX HERO" w:date="2026-02-26T13:26:00Z">
        <w:r w:rsidRPr="00DA15A5">
          <w:rPr>
            <w:rFonts w:ascii="Times New Roman" w:hAnsi="Times New Roman" w:cs="Times New Roman"/>
            <w:rPrChange w:id="590" w:author="ASUS MAXIMUS IX HERO" w:date="2026-03-01T19:18:00Z">
              <w:rPr/>
            </w:rPrChange>
          </w:rPr>
          <w:t xml:space="preserve">and the classifier outputs either a hard label </w:t>
        </w:r>
      </w:ins>
      <m:oMath>
        <m:acc>
          <m:accPr>
            <m:ctrlPr>
              <w:ins w:id="591" w:author="ASUS MAXIMUS IX HERO" w:date="2026-02-26T13:27:00Z">
                <w:rPr>
                  <w:rFonts w:ascii="Cambria Math" w:hAnsi="Cambria Math" w:cs="Times New Roman"/>
                </w:rPr>
              </w:ins>
            </m:ctrlPr>
          </m:accPr>
          <m:e>
            <m:r>
              <w:ins w:id="592" w:author="ASUS MAXIMUS IX HERO" w:date="2026-02-26T13:27:00Z">
                <w:rPr>
                  <w:rFonts w:ascii="Cambria Math" w:hAnsi="Cambria Math" w:cs="Times New Roman"/>
                </w:rPr>
                <m:t>y</m:t>
              </w:ins>
            </m:r>
          </m:e>
        </m:acc>
        <m:d>
          <m:dPr>
            <m:ctrlPr>
              <w:ins w:id="593" w:author="ASUS MAXIMUS IX HERO" w:date="2026-02-26T13:27:00Z">
                <w:rPr>
                  <w:rFonts w:ascii="Cambria Math" w:hAnsi="Cambria Math" w:cs="Times New Roman"/>
                  <w:i/>
                </w:rPr>
              </w:ins>
            </m:ctrlPr>
          </m:dPr>
          <m:e>
            <m:r>
              <w:ins w:id="594" w:author="ASUS MAXIMUS IX HERO" w:date="2026-02-26T13:27:00Z">
                <w:rPr>
                  <w:rFonts w:ascii="Cambria Math" w:hAnsi="Cambria Math" w:cs="Times New Roman"/>
                </w:rPr>
                <m:t>x,y</m:t>
              </w:ins>
            </m:r>
          </m:e>
        </m:d>
      </m:oMath>
      <w:ins w:id="595" w:author="ASUS MAXIMUS IX HERO" w:date="2026-02-26T13:27:00Z">
        <w:r w:rsidRPr="00DA15A5">
          <w:rPr>
            <w:rFonts w:ascii="Times New Roman" w:hAnsi="Times New Roman" w:cs="Times New Roman"/>
            <w:rPrChange w:id="596" w:author="ASUS MAXIMUS IX HERO" w:date="2026-03-01T19:18:00Z">
              <w:rPr/>
            </w:rPrChange>
          </w:rPr>
          <w:t xml:space="preserve"> </w:t>
        </w:r>
      </w:ins>
      <w:ins w:id="597" w:author="ASUS MAXIMUS IX HERO" w:date="2026-02-26T13:26:00Z">
        <w:r w:rsidRPr="00DA15A5">
          <w:rPr>
            <w:rFonts w:ascii="Times New Roman" w:hAnsi="Times New Roman" w:cs="Times New Roman"/>
            <w:rPrChange w:id="598" w:author="ASUS MAXIMUS IX HERO" w:date="2026-03-01T19:18:00Z">
              <w:rPr/>
            </w:rPrChange>
          </w:rPr>
          <w:t>or a probability-like score</w:t>
        </w:r>
      </w:ins>
      <w:ins w:id="599" w:author="ASUS MAXIMUS IX HERO" w:date="2026-02-26T13:27:00Z">
        <w:r w:rsidRPr="00DA15A5">
          <w:rPr>
            <w:rFonts w:ascii="Times New Roman" w:hAnsi="Times New Roman" w:cs="Times New Roman"/>
            <w:rPrChange w:id="600" w:author="ASUS MAXIMUS IX HERO" w:date="2026-03-01T19:18:00Z">
              <w:rPr/>
            </w:rPrChange>
          </w:rPr>
          <w:t xml:space="preserve">         </w:t>
        </w:r>
      </w:ins>
      <w:ins w:id="601" w:author="ASUS MAXIMUS IX HERO" w:date="2026-02-26T13:26:00Z">
        <w:r w:rsidRPr="00DA15A5">
          <w:rPr>
            <w:rFonts w:ascii="Times New Roman" w:hAnsi="Times New Roman" w:cs="Times New Roman"/>
            <w:rPrChange w:id="602" w:author="ASUS MAXIMUS IX HERO" w:date="2026-03-01T19:18:00Z">
              <w:rPr/>
            </w:rPrChange>
          </w:rPr>
          <w:t xml:space="preserve"> </w:t>
        </w:r>
      </w:ins>
      <m:oMath>
        <m:acc>
          <m:accPr>
            <m:ctrlPr>
              <w:ins w:id="603" w:author="ASUS MAXIMUS IX HERO" w:date="2026-02-26T13:27:00Z">
                <w:rPr>
                  <w:rFonts w:ascii="Cambria Math" w:hAnsi="Cambria Math" w:cs="Times New Roman"/>
                </w:rPr>
              </w:ins>
            </m:ctrlPr>
          </m:accPr>
          <m:e>
            <m:r>
              <w:ins w:id="604" w:author="ASUS MAXIMUS IX HERO" w:date="2026-02-26T13:27:00Z">
                <w:rPr>
                  <w:rFonts w:ascii="Cambria Math" w:hAnsi="Cambria Math" w:cs="Times New Roman"/>
                </w:rPr>
                <m:t>p</m:t>
              </w:ins>
            </m:r>
          </m:e>
        </m:acc>
        <m:r>
          <w:ins w:id="605" w:author="ASUS MAXIMUS IX HERO" w:date="2026-02-26T13:27:00Z">
            <w:rPr>
              <w:rFonts w:ascii="Cambria Math" w:hAnsi="Cambria Math" w:cs="Times New Roman"/>
            </w:rPr>
            <m:t>(y=1∣</m:t>
          </w:ins>
        </m:r>
        <m:r>
          <w:ins w:id="606" w:author="ASUS MAXIMUS IX HERO" w:date="2026-02-26T13:27:00Z">
            <m:rPr>
              <m:sty m:val="b"/>
            </m:rPr>
            <w:rPr>
              <w:rFonts w:ascii="Cambria Math" w:hAnsi="Cambria Math" w:cs="Times New Roman"/>
            </w:rPr>
            <m:t>x</m:t>
          </w:ins>
        </m:r>
        <m:r>
          <w:ins w:id="607" w:author="ASUS MAXIMUS IX HERO" w:date="2026-02-26T13:27:00Z">
            <w:rPr>
              <w:rFonts w:ascii="Cambria Math" w:hAnsi="Cambria Math" w:cs="Times New Roman"/>
            </w:rPr>
            <m:t>)</m:t>
          </w:ins>
        </m:r>
      </m:oMath>
    </w:p>
    <w:p w:rsidR="00B04973" w:rsidRPr="00DA15A5" w:rsidRDefault="00B04973" w:rsidP="00B04973">
      <w:pPr>
        <w:pStyle w:val="NormalWeb"/>
        <w:rPr>
          <w:ins w:id="608" w:author="ASUS MAXIMUS IX HERO" w:date="2026-03-01T19:02:00Z"/>
        </w:rPr>
      </w:pPr>
      <w:ins w:id="609" w:author="ASUS MAXIMUS IX HERO" w:date="2026-02-26T13:28:00Z">
        <w:r w:rsidRPr="00DA15A5">
          <w:t xml:space="preserve">Wildfire detection from imagery appears across multiple sensing regimes. Reviews of wildland fire remote sensing emphasize that the main operational objectives are </w:t>
        </w:r>
        <w:r w:rsidRPr="00DA15A5">
          <w:rPr>
            <w:rStyle w:val="Strong"/>
          </w:rPr>
          <w:t>early detection</w:t>
        </w:r>
        <w:r w:rsidRPr="00DA15A5">
          <w:t xml:space="preserve"> and rapid </w:t>
        </w:r>
        <w:r w:rsidRPr="00DA15A5">
          <w:rPr>
            <w:rStyle w:val="Strong"/>
          </w:rPr>
          <w:t>mapping</w:t>
        </w:r>
        <w:r w:rsidRPr="00DA15A5">
          <w:t xml:space="preserve">, but also note persistent constraints (e.g., data availability, preprocessing complexity, variability in conditions) that complicate deployment beyond laboratory evaluation. [1] In practice, the sensing modality strongly affects the algorithmic burden: hyperspectral and multispectral data can improve separability but generally </w:t>
        </w:r>
      </w:ins>
      <w:ins w:id="610" w:author="ASUS MAXIMUS IX HERO" w:date="2026-02-26T14:06:00Z">
        <w:r w:rsidR="00C74677" w:rsidRPr="00DA15A5">
          <w:t>increase</w:t>
        </w:r>
      </w:ins>
      <w:ins w:id="611" w:author="ASUS MAXIMUS IX HERO" w:date="2026-02-26T13:28:00Z">
        <w:r w:rsidRPr="00DA15A5">
          <w:t xml:space="preserve"> data volume and the computational requirements for preprocessing and learning. [2] Ground-based cameras and video surveillance, on the other hand, can provide high temporal resolution and support real-time monitoring but face confounding visual phenomena such as sunlight reflections, smoke/haze, and fire-colored objects. [3]</w:t>
        </w:r>
      </w:ins>
    </w:p>
    <w:p w:rsidR="004E7A4F" w:rsidRPr="00DA15A5" w:rsidRDefault="004E7A4F" w:rsidP="00B04973">
      <w:pPr>
        <w:pStyle w:val="NormalWeb"/>
        <w:rPr>
          <w:ins w:id="612" w:author="ASUS MAXIMUS IX HERO" w:date="2026-02-26T13:28:00Z"/>
        </w:rPr>
      </w:pPr>
      <w:ins w:id="613" w:author="ASUS MAXIMUS IX HERO" w:date="2026-03-01T19:02:00Z">
        <w:r w:rsidRPr="00DA15A5">
          <w:rPr>
            <w:noProof/>
          </w:rPr>
          <w:lastRenderedPageBreak/>
          <w:drawing>
            <wp:inline distT="0" distB="0" distL="0" distR="0" wp14:anchorId="77C53AC4" wp14:editId="7EA966EF">
              <wp:extent cx="5943600" cy="3244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244850"/>
                      </a:xfrm>
                      <a:prstGeom prst="rect">
                        <a:avLst/>
                      </a:prstGeom>
                    </pic:spPr>
                  </pic:pic>
                </a:graphicData>
              </a:graphic>
            </wp:inline>
          </w:drawing>
        </w:r>
      </w:ins>
    </w:p>
    <w:p w:rsidR="00B04973" w:rsidRPr="00DA15A5" w:rsidRDefault="00B04973" w:rsidP="00B04973">
      <w:pPr>
        <w:pStyle w:val="NormalWeb"/>
        <w:rPr>
          <w:ins w:id="614" w:author="ASUS MAXIMUS IX HERO" w:date="2026-02-26T13:28:00Z"/>
        </w:rPr>
      </w:pPr>
      <w:ins w:id="615" w:author="ASUS MAXIMUS IX HERO" w:date="2026-02-26T13:28:00Z">
        <w:r w:rsidRPr="00DA15A5">
          <w:rPr>
            <w:rStyle w:val="Strong"/>
          </w:rPr>
          <w:t>[Figure TB-1: Wildfire detection from imagery—sensing modalities and pipeline.]</w:t>
        </w:r>
        <w:r w:rsidRPr="00DA15A5">
          <w:br/>
        </w:r>
        <w:r w:rsidRPr="00DA15A5">
          <w:rPr>
            <w:rStyle w:val="Emphasis"/>
          </w:rPr>
          <w:t>Placeholder: Diagram showing satellite/airborne vs ground camera sensing, followed by preprocessing, detection/classification, and output mask/alerts.</w:t>
        </w:r>
      </w:ins>
    </w:p>
    <w:p w:rsidR="00B04973" w:rsidRPr="00DA15A5" w:rsidRDefault="00B04973" w:rsidP="00B04973">
      <w:pPr>
        <w:pStyle w:val="Heading4"/>
        <w:rPr>
          <w:ins w:id="616" w:author="ASUS MAXIMUS IX HERO" w:date="2026-02-26T13:28:00Z"/>
          <w:rFonts w:ascii="Times New Roman" w:hAnsi="Times New Roman" w:cs="Times New Roman"/>
          <w:rPrChange w:id="617" w:author="ASUS MAXIMUS IX HERO" w:date="2026-03-01T19:18:00Z">
            <w:rPr>
              <w:ins w:id="618" w:author="ASUS MAXIMUS IX HERO" w:date="2026-02-26T13:28:00Z"/>
            </w:rPr>
          </w:rPrChange>
        </w:rPr>
      </w:pPr>
      <w:ins w:id="619" w:author="ASUS MAXIMUS IX HERO" w:date="2026-02-26T13:28:00Z">
        <w:r w:rsidRPr="00DA15A5">
          <w:rPr>
            <w:rFonts w:ascii="Times New Roman" w:hAnsi="Times New Roman" w:cs="Times New Roman"/>
            <w:rPrChange w:id="620" w:author="ASUS MAXIMUS IX HERO" w:date="2026-03-01T19:18:00Z">
              <w:rPr/>
            </w:rPrChange>
          </w:rPr>
          <w:t>1.2 Per-pixel classification vs spatial-context models</w:t>
        </w:r>
      </w:ins>
    </w:p>
    <w:p w:rsidR="00B04973" w:rsidRPr="00DA15A5" w:rsidRDefault="00B04973" w:rsidP="00B04973">
      <w:pPr>
        <w:pStyle w:val="NormalWeb"/>
        <w:rPr>
          <w:ins w:id="621" w:author="ASUS MAXIMUS IX HERO" w:date="2026-02-26T13:28:00Z"/>
        </w:rPr>
      </w:pPr>
      <w:ins w:id="622" w:author="ASUS MAXIMUS IX HERO" w:date="2026-02-26T13:28:00Z">
        <w:r w:rsidRPr="00DA15A5">
          <w:t xml:space="preserve">Many modern segmentation approaches incorporate spatial context (e.g., CNNs), which can improve robustness because decisions are informed by neighboring pixels and larger structures. A representative hyperspectral wildfire study using CNNs and PRISMA imagery illustrates the advantage of spatial–spectral modeling for mapping quality compared with simpler baselines, but it also implies heavier computation and data-handling overhead. [2] This thesis intentionally adopts a different point in the design space: a </w:t>
        </w:r>
        <w:r w:rsidRPr="00DA15A5">
          <w:rPr>
            <w:rStyle w:val="Strong"/>
          </w:rPr>
          <w:t>pointwise per-pixel classifier</w:t>
        </w:r>
        <w:r w:rsidRPr="00DA15A5">
          <w:t xml:space="preserve"> that uses only RGB values. The theoretical motivation is that fire pixels often occupy a distinctive region in color space, enabling separability with a lightweight nonlinear classifier</w:t>
        </w:r>
      </w:ins>
      <w:ins w:id="623" w:author="ASUS MAXIMUS IX HERO" w:date="2026-02-26T14:07:00Z">
        <w:r w:rsidR="00C74677" w:rsidRPr="00DA15A5">
          <w:t xml:space="preserve">, </w:t>
        </w:r>
      </w:ins>
      <w:ins w:id="624" w:author="ASUS MAXIMUS IX HERO" w:date="2026-02-26T13:28:00Z">
        <w:r w:rsidRPr="00DA15A5">
          <w:t>while the practical motivation is that a pointwise model maps directly to a deterministic streaming datapath in FPGA hardware.</w:t>
        </w:r>
      </w:ins>
    </w:p>
    <w:p w:rsidR="00B04973" w:rsidRPr="00DA15A5" w:rsidRDefault="00B04973" w:rsidP="00B04973">
      <w:pPr>
        <w:pStyle w:val="NormalWeb"/>
        <w:rPr>
          <w:ins w:id="625" w:author="ASUS MAXIMUS IX HERO" w:date="2026-02-26T13:28:00Z"/>
        </w:rPr>
      </w:pPr>
      <w:ins w:id="626" w:author="ASUS MAXIMUS IX HERO" w:date="2026-02-26T13:28:00Z">
        <w:r w:rsidRPr="00DA15A5">
          <w:t xml:space="preserve">Importantly, classical camera-based fire detection results show why a per-pixel RGB approach is both plausible and limited: color is informative, but alone it can be insufficient due to false positives under fire-like illumination and scene artifacts. Classical real-time fire/flame detection demonstrates that adding flame temporal cues (flicker) and texture/boundary cues improves robustness, implying that an RGB-only per-pixel model should be treated as a </w:t>
        </w:r>
        <w:r w:rsidRPr="00DA15A5">
          <w:rPr>
            <w:rStyle w:val="Strong"/>
          </w:rPr>
          <w:t>hardware-feasible baseline</w:t>
        </w:r>
        <w:r w:rsidRPr="00DA15A5">
          <w:t xml:space="preserve"> with known failure modes rather than a universal solution. [3] These limitations guide how evaluation results should be interpreted later: errors are expected around fire boundaries, reflective regions, or objects whose color resembles flame.</w:t>
        </w:r>
      </w:ins>
    </w:p>
    <w:p w:rsidR="00B04973" w:rsidRPr="00DA15A5" w:rsidRDefault="00B04973" w:rsidP="00B04973">
      <w:pPr>
        <w:pStyle w:val="Heading4"/>
        <w:rPr>
          <w:ins w:id="627" w:author="ASUS MAXIMUS IX HERO" w:date="2026-02-26T13:28:00Z"/>
          <w:rFonts w:ascii="Times New Roman" w:hAnsi="Times New Roman" w:cs="Times New Roman"/>
          <w:rPrChange w:id="628" w:author="ASUS MAXIMUS IX HERO" w:date="2026-03-01T19:18:00Z">
            <w:rPr>
              <w:ins w:id="629" w:author="ASUS MAXIMUS IX HERO" w:date="2026-02-26T13:28:00Z"/>
            </w:rPr>
          </w:rPrChange>
        </w:rPr>
      </w:pPr>
      <w:ins w:id="630" w:author="ASUS MAXIMUS IX HERO" w:date="2026-02-26T13:28:00Z">
        <w:r w:rsidRPr="00DA15A5">
          <w:rPr>
            <w:rFonts w:ascii="Times New Roman" w:hAnsi="Times New Roman" w:cs="Times New Roman"/>
            <w:rPrChange w:id="631" w:author="ASUS MAXIMUS IX HERO" w:date="2026-03-01T19:18:00Z">
              <w:rPr/>
            </w:rPrChange>
          </w:rPr>
          <w:lastRenderedPageBreak/>
          <w:t>1.3 Dataset supervision and segmentation masks</w:t>
        </w:r>
      </w:ins>
    </w:p>
    <w:p w:rsidR="00B04973" w:rsidRPr="00DA15A5" w:rsidRDefault="00B04973" w:rsidP="00B04973">
      <w:pPr>
        <w:pStyle w:val="NormalWeb"/>
        <w:rPr>
          <w:ins w:id="632" w:author="ASUS MAXIMUS IX HERO" w:date="2026-03-01T19:03:00Z"/>
        </w:rPr>
      </w:pPr>
      <w:ins w:id="633" w:author="ASUS MAXIMUS IX HERO" w:date="2026-02-26T13:28:00Z">
        <w:r w:rsidRPr="00DA15A5">
          <w:t>Pixel-level evaluation requires pixel-level supervision. In the thesis dataset, segmentation masks provide a per-pixel ground-truth label, enabling supervised learning directly on pixel samples. This aligns with wildfire mapping tasks where labels often exist as masks or polygons rather than image-level tags, making per-pixel training and evaluation natural. [1] While end-to-end system proposals sometimes incorporate meteorological features and decision logic beyond imagery (e.g., multi-source wildfire workflows), this thesis focuses specifically on camera imagery and mask-driven supervision. [4]</w:t>
        </w:r>
      </w:ins>
    </w:p>
    <w:p w:rsidR="004E7A4F" w:rsidRPr="00DA15A5" w:rsidRDefault="004E7A4F" w:rsidP="00B04973">
      <w:pPr>
        <w:pStyle w:val="NormalWeb"/>
        <w:rPr>
          <w:ins w:id="634" w:author="ASUS MAXIMUS IX HERO" w:date="2026-02-26T13:28:00Z"/>
        </w:rPr>
      </w:pPr>
      <w:ins w:id="635" w:author="ASUS MAXIMUS IX HERO" w:date="2026-03-01T19:04:00Z">
        <w:r w:rsidRPr="00DA15A5">
          <w:rPr>
            <w:noProof/>
          </w:rPr>
          <w:drawing>
            <wp:inline distT="0" distB="0" distL="0" distR="0">
              <wp:extent cx="5943600" cy="3238500"/>
              <wp:effectExtent l="0" t="0" r="0" b="0"/>
              <wp:docPr id="3" name="Picture 3" descr="U:\ASUS MAXIMUS IX HERO\Gemini_Generated_Image_g3zl1wg3zl1wg3z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ASUS MAXIMUS IX HERO\Gemini_Generated_Image_g3zl1wg3zl1wg3zl.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ins>
    </w:p>
    <w:p w:rsidR="00B04973" w:rsidRPr="00DA15A5" w:rsidRDefault="00B04973" w:rsidP="00B04973">
      <w:pPr>
        <w:pStyle w:val="NormalWeb"/>
        <w:rPr>
          <w:ins w:id="636" w:author="ASUS MAXIMUS IX HERO" w:date="2026-02-26T13:28:00Z"/>
        </w:rPr>
      </w:pPr>
      <w:ins w:id="637" w:author="ASUS MAXIMUS IX HERO" w:date="2026-02-26T13:28:00Z">
        <w:r w:rsidRPr="00DA15A5">
          <w:rPr>
            <w:rStyle w:val="Strong"/>
          </w:rPr>
          <w:t>[Figure TB-2: From image + segmentation mask to pixel training samples.]</w:t>
        </w:r>
        <w:r w:rsidRPr="00DA15A5">
          <w:br/>
        </w:r>
        <w:r w:rsidRPr="00DA15A5">
          <w:rPr>
            <w:rStyle w:val="Emphasis"/>
          </w:rPr>
          <w:t>Placeholder: Show an RGB image, corresponding segmentation mask, and sampling of pixels into</w:t>
        </w:r>
        <w:r w:rsidRPr="00DA15A5">
          <w:rPr>
            <w:rStyle w:val="katex-mathml"/>
            <w:rFonts w:eastAsiaTheme="majorEastAsia"/>
            <w:i/>
            <w:iCs/>
          </w:rPr>
          <w:t xml:space="preserve"> y</w:t>
        </w:r>
        <w:r w:rsidRPr="00DA15A5">
          <w:rPr>
            <w:rStyle w:val="mopen"/>
            <w:i/>
            <w:iCs/>
          </w:rPr>
          <w:t>(</w:t>
        </w:r>
        <w:r w:rsidRPr="00DA15A5">
          <w:rPr>
            <w:rStyle w:val="mord"/>
            <w:i/>
            <w:iCs/>
          </w:rPr>
          <w:t>R</w:t>
        </w:r>
        <w:r w:rsidRPr="00DA15A5">
          <w:rPr>
            <w:rStyle w:val="mpunct"/>
            <w:rFonts w:eastAsiaTheme="majorEastAsia"/>
            <w:i/>
            <w:iCs/>
          </w:rPr>
          <w:t>,</w:t>
        </w:r>
      </w:ins>
      <w:ins w:id="638" w:author="ASUS MAXIMUS IX HERO" w:date="2026-02-26T14:07:00Z">
        <w:r w:rsidR="00C74677" w:rsidRPr="00DA15A5">
          <w:rPr>
            <w:rStyle w:val="mpunct"/>
            <w:rFonts w:eastAsiaTheme="majorEastAsia"/>
            <w:i/>
            <w:iCs/>
          </w:rPr>
          <w:t xml:space="preserve"> </w:t>
        </w:r>
      </w:ins>
      <w:ins w:id="639" w:author="ASUS MAXIMUS IX HERO" w:date="2026-02-26T13:28:00Z">
        <w:r w:rsidRPr="00DA15A5">
          <w:rPr>
            <w:rStyle w:val="mord"/>
            <w:i/>
            <w:iCs/>
          </w:rPr>
          <w:t>G</w:t>
        </w:r>
        <w:r w:rsidRPr="00DA15A5">
          <w:rPr>
            <w:rStyle w:val="mpunct"/>
            <w:rFonts w:eastAsiaTheme="majorEastAsia"/>
            <w:i/>
            <w:iCs/>
          </w:rPr>
          <w:t>,</w:t>
        </w:r>
      </w:ins>
      <w:ins w:id="640" w:author="ASUS MAXIMUS IX HERO" w:date="2026-02-26T14:07:00Z">
        <w:r w:rsidR="00C74677" w:rsidRPr="00DA15A5">
          <w:rPr>
            <w:rStyle w:val="mpunct"/>
            <w:rFonts w:eastAsiaTheme="majorEastAsia"/>
            <w:i/>
            <w:iCs/>
          </w:rPr>
          <w:t xml:space="preserve"> </w:t>
        </w:r>
      </w:ins>
      <w:ins w:id="641" w:author="ASUS MAXIMUS IX HERO" w:date="2026-02-26T13:28:00Z">
        <w:r w:rsidRPr="00DA15A5">
          <w:rPr>
            <w:rStyle w:val="mord"/>
            <w:i/>
            <w:iCs/>
          </w:rPr>
          <w:t>B</w:t>
        </w:r>
        <w:r w:rsidRPr="00DA15A5">
          <w:rPr>
            <w:rStyle w:val="mclose"/>
            <w:rFonts w:eastAsiaTheme="majorEastAsia"/>
            <w:i/>
            <w:iCs/>
          </w:rPr>
          <w:t>)</w:t>
        </w:r>
        <w:r w:rsidRPr="00DA15A5">
          <w:rPr>
            <w:rStyle w:val="mrel"/>
            <w:rFonts w:eastAsiaTheme="majorEastAsia"/>
            <w:i/>
            <w:iCs/>
          </w:rPr>
          <w:t>→</w:t>
        </w:r>
        <w:r w:rsidRPr="00DA15A5">
          <w:rPr>
            <w:rStyle w:val="mord"/>
            <w:i/>
            <w:iCs/>
          </w:rPr>
          <w:t>y</w:t>
        </w:r>
        <w:r w:rsidRPr="00DA15A5">
          <w:rPr>
            <w:rStyle w:val="Emphasis"/>
          </w:rPr>
          <w:t xml:space="preserve"> training pairs.</w:t>
        </w:r>
      </w:ins>
    </w:p>
    <w:p w:rsidR="00B04973" w:rsidRPr="00DA15A5" w:rsidRDefault="00B04973" w:rsidP="00B04973">
      <w:pPr>
        <w:pStyle w:val="Heading3"/>
        <w:rPr>
          <w:ins w:id="642" w:author="ASUS MAXIMUS IX HERO" w:date="2026-02-26T13:28:00Z"/>
          <w:rFonts w:ascii="Times New Roman" w:hAnsi="Times New Roman" w:cs="Times New Roman"/>
          <w:rPrChange w:id="643" w:author="ASUS MAXIMUS IX HERO" w:date="2026-03-01T19:18:00Z">
            <w:rPr>
              <w:ins w:id="644" w:author="ASUS MAXIMUS IX HERO" w:date="2026-02-26T13:28:00Z"/>
            </w:rPr>
          </w:rPrChange>
        </w:rPr>
      </w:pPr>
      <w:bookmarkStart w:id="645" w:name="_Toc223292342"/>
      <w:ins w:id="646" w:author="ASUS MAXIMUS IX HERO" w:date="2026-02-26T13:28:00Z">
        <w:r w:rsidRPr="00DA15A5">
          <w:rPr>
            <w:rFonts w:ascii="Times New Roman" w:hAnsi="Times New Roman" w:cs="Times New Roman"/>
            <w:rPrChange w:id="647" w:author="ASUS MAXIMUS IX HERO" w:date="2026-03-01T19:18:00Z">
              <w:rPr/>
            </w:rPrChange>
          </w:rPr>
          <w:t>2) Neural Networks for Per-Pixel Classification</w:t>
        </w:r>
        <w:bookmarkEnd w:id="645"/>
      </w:ins>
    </w:p>
    <w:p w:rsidR="00B04973" w:rsidRPr="00DA15A5" w:rsidRDefault="00B04973" w:rsidP="00B04973">
      <w:pPr>
        <w:pStyle w:val="Heading4"/>
        <w:rPr>
          <w:ins w:id="648" w:author="ASUS MAXIMUS IX HERO" w:date="2026-02-26T13:28:00Z"/>
          <w:rFonts w:ascii="Times New Roman" w:hAnsi="Times New Roman" w:cs="Times New Roman"/>
          <w:rPrChange w:id="649" w:author="ASUS MAXIMUS IX HERO" w:date="2026-03-01T19:18:00Z">
            <w:rPr>
              <w:ins w:id="650" w:author="ASUS MAXIMUS IX HERO" w:date="2026-02-26T13:28:00Z"/>
            </w:rPr>
          </w:rPrChange>
        </w:rPr>
      </w:pPr>
      <w:ins w:id="651" w:author="ASUS MAXIMUS IX HERO" w:date="2026-02-26T13:28:00Z">
        <w:r w:rsidRPr="00DA15A5">
          <w:rPr>
            <w:rFonts w:ascii="Times New Roman" w:hAnsi="Times New Roman" w:cs="Times New Roman"/>
            <w:rPrChange w:id="652" w:author="ASUS MAXIMUS IX HERO" w:date="2026-03-01T19:18:00Z">
              <w:rPr/>
            </w:rPrChange>
          </w:rPr>
          <w:t>2.1 The perceptron and feed-forward networks</w:t>
        </w:r>
      </w:ins>
    </w:p>
    <w:p w:rsidR="00B04973" w:rsidRPr="00DA15A5" w:rsidRDefault="00B04973" w:rsidP="00B04973">
      <w:pPr>
        <w:pStyle w:val="NormalWeb"/>
        <w:rPr>
          <w:ins w:id="653" w:author="ASUS MAXIMUS IX HERO" w:date="2026-02-26T13:28:00Z"/>
        </w:rPr>
      </w:pPr>
      <w:ins w:id="654" w:author="ASUS MAXIMUS IX HERO" w:date="2026-02-26T13:28:00Z">
        <w:r w:rsidRPr="00DA15A5">
          <w:t>The fundamental building block of an MLP is the artificial neuron, which computes a weighted sum and passes it through a nonlinearity:</w:t>
        </w:r>
      </w:ins>
    </w:p>
    <w:p w:rsidR="003B6E49" w:rsidRPr="00DA15A5" w:rsidRDefault="002470D7" w:rsidP="000F396D">
      <w:pPr>
        <w:pStyle w:val="BodyText"/>
        <w:rPr>
          <w:ins w:id="655" w:author="ASUS MAXIMUS IX HERO" w:date="2026-02-25T23:07:00Z"/>
          <w:rFonts w:ascii="Times New Roman" w:hAnsi="Times New Roman" w:cs="Times New Roman"/>
        </w:rPr>
      </w:pPr>
      <m:oMathPara>
        <m:oMath>
          <m:r>
            <w:ins w:id="656" w:author="ASUS MAXIMUS IX HERO" w:date="2026-02-26T13:36:00Z">
              <w:rPr>
                <w:rFonts w:ascii="Cambria Math" w:hAnsi="Cambria Math" w:cs="Times New Roman"/>
              </w:rPr>
              <m:t>z=</m:t>
            </w:ins>
          </m:r>
          <m:nary>
            <m:naryPr>
              <m:chr m:val="∑"/>
              <m:limLoc m:val="undOvr"/>
              <m:grow m:val="1"/>
              <m:ctrlPr>
                <w:ins w:id="657" w:author="ASUS MAXIMUS IX HERO" w:date="2026-02-26T13:36:00Z">
                  <w:rPr>
                    <w:rFonts w:ascii="Cambria Math" w:hAnsi="Cambria Math" w:cs="Times New Roman"/>
                  </w:rPr>
                </w:ins>
              </m:ctrlPr>
            </m:naryPr>
            <m:sub>
              <m:r>
                <w:ins w:id="658" w:author="ASUS MAXIMUS IX HERO" w:date="2026-02-26T13:36:00Z">
                  <w:rPr>
                    <w:rFonts w:ascii="Cambria Math" w:hAnsi="Cambria Math" w:cs="Times New Roman"/>
                  </w:rPr>
                  <m:t>i=1</m:t>
                </w:ins>
              </m:r>
            </m:sub>
            <m:sup>
              <m:r>
                <w:ins w:id="659" w:author="ASUS MAXIMUS IX HERO" w:date="2026-02-26T13:36:00Z">
                  <w:rPr>
                    <w:rFonts w:ascii="Cambria Math" w:hAnsi="Cambria Math" w:cs="Times New Roman"/>
                  </w:rPr>
                  <m:t>d</m:t>
                </w:ins>
              </m:r>
            </m:sup>
            <m:e/>
          </m:nary>
          <m:sSub>
            <m:sSubPr>
              <m:ctrlPr>
                <w:ins w:id="660" w:author="ASUS MAXIMUS IX HERO" w:date="2026-02-26T13:36:00Z">
                  <w:rPr>
                    <w:rFonts w:ascii="Cambria Math" w:hAnsi="Cambria Math" w:cs="Times New Roman"/>
                  </w:rPr>
                </w:ins>
              </m:ctrlPr>
            </m:sSubPr>
            <m:e>
              <m:r>
                <w:ins w:id="661" w:author="ASUS MAXIMUS IX HERO" w:date="2026-02-26T13:36:00Z">
                  <w:rPr>
                    <w:rFonts w:ascii="Cambria Math" w:hAnsi="Cambria Math" w:cs="Times New Roman"/>
                  </w:rPr>
                  <m:t>w</m:t>
                </w:ins>
              </m:r>
            </m:e>
            <m:sub>
              <m:r>
                <w:ins w:id="662" w:author="ASUS MAXIMUS IX HERO" w:date="2026-02-26T13:36:00Z">
                  <w:rPr>
                    <w:rFonts w:ascii="Cambria Math" w:hAnsi="Cambria Math" w:cs="Times New Roman"/>
                  </w:rPr>
                  <m:t>i</m:t>
                </w:ins>
              </m:r>
            </m:sub>
          </m:sSub>
          <m:sSub>
            <m:sSubPr>
              <m:ctrlPr>
                <w:ins w:id="663" w:author="ASUS MAXIMUS IX HERO" w:date="2026-02-26T13:36:00Z">
                  <w:rPr>
                    <w:rFonts w:ascii="Cambria Math" w:hAnsi="Cambria Math" w:cs="Times New Roman"/>
                  </w:rPr>
                </w:ins>
              </m:ctrlPr>
            </m:sSubPr>
            <m:e>
              <m:r>
                <w:ins w:id="664" w:author="ASUS MAXIMUS IX HERO" w:date="2026-02-26T13:36:00Z">
                  <w:rPr>
                    <w:rFonts w:ascii="Cambria Math" w:hAnsi="Cambria Math" w:cs="Times New Roman"/>
                  </w:rPr>
                  <m:t>x</m:t>
                </w:ins>
              </m:r>
            </m:e>
            <m:sub>
              <m:r>
                <w:ins w:id="665" w:author="ASUS MAXIMUS IX HERO" w:date="2026-02-26T13:36:00Z">
                  <w:rPr>
                    <w:rFonts w:ascii="Cambria Math" w:hAnsi="Cambria Math" w:cs="Times New Roman"/>
                  </w:rPr>
                  <m:t>i</m:t>
                </w:ins>
              </m:r>
            </m:sub>
          </m:sSub>
          <m:r>
            <w:ins w:id="666" w:author="ASUS MAXIMUS IX HERO" w:date="2026-02-26T13:36:00Z">
              <w:rPr>
                <w:rFonts w:ascii="Cambria Math" w:hAnsi="Cambria Math" w:cs="Times New Roman"/>
              </w:rPr>
              <m:t>+b,a=f(z)</m:t>
            </w:ins>
          </m:r>
        </m:oMath>
      </m:oMathPara>
    </w:p>
    <w:p w:rsidR="003B6E49" w:rsidRPr="00DA15A5" w:rsidRDefault="003B6E49" w:rsidP="000F396D">
      <w:pPr>
        <w:pStyle w:val="BodyText"/>
        <w:rPr>
          <w:ins w:id="667" w:author="ASUS MAXIMUS IX HERO" w:date="2026-02-25T23:07:00Z"/>
          <w:rFonts w:ascii="Times New Roman" w:hAnsi="Times New Roman" w:cs="Times New Roman"/>
        </w:rPr>
      </w:pPr>
    </w:p>
    <w:p w:rsidR="003B6E49" w:rsidRPr="00DA15A5" w:rsidRDefault="003B6E49" w:rsidP="000F396D">
      <w:pPr>
        <w:pStyle w:val="BodyText"/>
        <w:rPr>
          <w:ins w:id="668" w:author="ASUS MAXIMUS IX HERO" w:date="2026-02-25T23:07:00Z"/>
          <w:rFonts w:ascii="Times New Roman" w:hAnsi="Times New Roman" w:cs="Times New Roman"/>
        </w:rPr>
      </w:pPr>
    </w:p>
    <w:p w:rsidR="003B6E49" w:rsidRPr="00DA15A5" w:rsidRDefault="003B6E49" w:rsidP="000F396D">
      <w:pPr>
        <w:pStyle w:val="BodyText"/>
        <w:rPr>
          <w:ins w:id="669" w:author="ASUS MAXIMUS IX HERO" w:date="2026-02-25T23:07:00Z"/>
          <w:rFonts w:ascii="Times New Roman" w:hAnsi="Times New Roman" w:cs="Times New Roman"/>
        </w:rPr>
      </w:pPr>
    </w:p>
    <w:p w:rsidR="002470D7" w:rsidRPr="00DA15A5" w:rsidRDefault="002470D7" w:rsidP="002470D7">
      <w:pPr>
        <w:spacing w:before="100" w:beforeAutospacing="1" w:after="100" w:afterAutospacing="1"/>
        <w:rPr>
          <w:ins w:id="670" w:author="ASUS MAXIMUS IX HERO" w:date="2026-02-26T13:36:00Z"/>
          <w:rFonts w:ascii="Times New Roman" w:eastAsia="Times New Roman" w:hAnsi="Times New Roman" w:cs="Times New Roman"/>
          <w:lang w:eastAsia="en-US"/>
        </w:rPr>
      </w:pPr>
      <w:ins w:id="671" w:author="ASUS MAXIMUS IX HERO" w:date="2026-02-26T13:36:00Z">
        <w:r w:rsidRPr="00DA15A5">
          <w:rPr>
            <w:rFonts w:ascii="Times New Roman" w:eastAsia="Times New Roman" w:hAnsi="Times New Roman" w:cs="Times New Roman"/>
            <w:lang w:eastAsia="en-US"/>
          </w:rPr>
          <w:t>where d is the input dimension, wi are weights, b is a bias, and f(</w:t>
        </w:r>
        <w:r w:rsidRPr="00DA15A5">
          <w:rPr>
            <w:rFonts w:ascii="Cambria Math" w:eastAsia="Times New Roman" w:hAnsi="Cambria Math" w:cs="Cambria Math"/>
            <w:lang w:eastAsia="en-US"/>
          </w:rPr>
          <w:t>⋅</w:t>
        </w:r>
        <w:r w:rsidRPr="00DA15A5">
          <w:rPr>
            <w:rFonts w:ascii="Times New Roman" w:eastAsia="Times New Roman" w:hAnsi="Times New Roman" w:cs="Times New Roman"/>
            <w:lang w:eastAsia="en-US"/>
          </w:rPr>
          <w:t>)</w:t>
        </w:r>
      </w:ins>
      <w:ins w:id="672" w:author="ASUS MAXIMUS IX HERO" w:date="2026-02-26T13:38:00Z">
        <w:r w:rsidRPr="00DA15A5">
          <w:rPr>
            <w:rFonts w:ascii="Times New Roman" w:eastAsia="Times New Roman" w:hAnsi="Times New Roman" w:cs="Times New Roman"/>
            <w:lang w:eastAsia="en-US"/>
          </w:rPr>
          <w:t xml:space="preserve"> </w:t>
        </w:r>
      </w:ins>
      <w:ins w:id="673" w:author="ASUS MAXIMUS IX HERO" w:date="2026-02-26T13:36:00Z">
        <w:r w:rsidRPr="00DA15A5">
          <w:rPr>
            <w:rFonts w:ascii="Times New Roman" w:eastAsia="Times New Roman" w:hAnsi="Times New Roman" w:cs="Times New Roman"/>
            <w:lang w:eastAsia="en-US"/>
          </w:rPr>
          <w:t>is the activation function. This computation is exactly what is implemented in FPGA-friendly form as a multiply–accumulate (MAC) datapath with an activation stage. RTL-oriented ANN implementations commonly describe the same neuron model and implement it as “multiplier + adder/accumulator + activation,” supporting direct synthesis on FPGA. [10]</w:t>
        </w:r>
      </w:ins>
    </w:p>
    <w:p w:rsidR="002470D7" w:rsidRPr="00DA15A5" w:rsidRDefault="002470D7" w:rsidP="002470D7">
      <w:pPr>
        <w:spacing w:before="100" w:beforeAutospacing="1" w:after="100" w:afterAutospacing="1"/>
        <w:rPr>
          <w:ins w:id="674" w:author="ASUS MAXIMUS IX HERO" w:date="2026-02-26T13:36:00Z"/>
          <w:rFonts w:ascii="Times New Roman" w:eastAsia="Times New Roman" w:hAnsi="Times New Roman" w:cs="Times New Roman"/>
          <w:lang w:eastAsia="en-US"/>
        </w:rPr>
      </w:pPr>
      <w:ins w:id="675" w:author="ASUS MAXIMUS IX HERO" w:date="2026-02-26T13:36:00Z">
        <w:r w:rsidRPr="00DA15A5">
          <w:rPr>
            <w:rFonts w:ascii="Times New Roman" w:eastAsia="Times New Roman" w:hAnsi="Times New Roman" w:cs="Times New Roman"/>
            <w:lang w:eastAsia="en-US"/>
          </w:rPr>
          <w:t xml:space="preserve">An MLP with one hidden layer maps </w:t>
        </w:r>
      </w:ins>
      <m:oMath>
        <m:r>
          <w:ins w:id="676" w:author="ASUS MAXIMUS IX HERO" w:date="2026-02-26T13:38:00Z">
            <m:rPr>
              <m:sty m:val="b"/>
            </m:rPr>
            <w:rPr>
              <w:rFonts w:ascii="Cambria Math" w:eastAsia="Times New Roman" w:hAnsi="Cambria Math" w:cs="Times New Roman"/>
              <w:lang w:eastAsia="en-US"/>
            </w:rPr>
            <m:t>x</m:t>
          </w:ins>
        </m:r>
        <m:r>
          <w:ins w:id="677" w:author="ASUS MAXIMUS IX HERO" w:date="2026-02-26T13:38:00Z">
            <w:rPr>
              <w:rFonts w:ascii="Cambria Math" w:eastAsia="Times New Roman" w:hAnsi="Cambria Math" w:cs="Times New Roman"/>
              <w:lang w:eastAsia="en-US"/>
            </w:rPr>
            <m:t>∈</m:t>
          </w:ins>
        </m:r>
        <m:sSup>
          <m:sSupPr>
            <m:ctrlPr>
              <w:ins w:id="678" w:author="ASUS MAXIMUS IX HERO" w:date="2026-02-26T13:38:00Z">
                <w:rPr>
                  <w:rFonts w:ascii="Cambria Math" w:eastAsia="Times New Roman" w:hAnsi="Cambria Math" w:cs="Times New Roman"/>
                  <w:lang w:eastAsia="en-US"/>
                </w:rPr>
              </w:ins>
            </m:ctrlPr>
          </m:sSupPr>
          <m:e>
            <m:r>
              <w:ins w:id="679" w:author="ASUS MAXIMUS IX HERO" w:date="2026-02-26T13:38:00Z">
                <m:rPr>
                  <m:scr m:val="double-struck"/>
                  <m:sty m:val="p"/>
                </m:rPr>
                <w:rPr>
                  <w:rFonts w:ascii="Cambria Math" w:eastAsia="Times New Roman" w:hAnsi="Cambria Math" w:cs="Times New Roman"/>
                  <w:lang w:eastAsia="en-US"/>
                </w:rPr>
                <m:t>R</m:t>
              </w:ins>
            </m:r>
          </m:e>
          <m:sup>
            <m:r>
              <w:ins w:id="680" w:author="ASUS MAXIMUS IX HERO" w:date="2026-02-26T13:38:00Z">
                <w:rPr>
                  <w:rFonts w:ascii="Cambria Math" w:eastAsia="Times New Roman" w:hAnsi="Cambria Math" w:cs="Times New Roman"/>
                  <w:lang w:eastAsia="en-US"/>
                </w:rPr>
                <m:t>3</m:t>
              </w:ins>
            </m:r>
          </m:sup>
        </m:sSup>
      </m:oMath>
      <w:ins w:id="681" w:author="ASUS MAXIMUS IX HERO" w:date="2026-02-26T13:36:00Z">
        <w:r w:rsidRPr="00DA15A5">
          <w:rPr>
            <w:rFonts w:ascii="Times New Roman" w:eastAsia="Times New Roman" w:hAnsi="Times New Roman" w:cs="Times New Roman"/>
            <w:lang w:eastAsia="en-US"/>
          </w:rPr>
          <w:t xml:space="preserve"> to an output score through stacked affine transforms and nonlinearities. For a single hidden layer of width H</w:t>
        </w:r>
      </w:ins>
    </w:p>
    <w:p w:rsidR="003B6E49" w:rsidRPr="00DA15A5" w:rsidRDefault="002470D7" w:rsidP="000F396D">
      <w:pPr>
        <w:pStyle w:val="BodyText"/>
        <w:rPr>
          <w:ins w:id="682" w:author="ASUS MAXIMUS IX HERO" w:date="2026-02-25T23:07:00Z"/>
          <w:rFonts w:ascii="Times New Roman" w:hAnsi="Times New Roman" w:cs="Times New Roman"/>
        </w:rPr>
      </w:pPr>
      <m:oMathPara>
        <m:oMath>
          <m:r>
            <w:ins w:id="683" w:author="ASUS MAXIMUS IX HERO" w:date="2026-02-26T13:38:00Z">
              <m:rPr>
                <m:sty m:val="b"/>
              </m:rPr>
              <w:rPr>
                <w:rFonts w:ascii="Cambria Math" w:hAnsi="Cambria Math" w:cs="Times New Roman"/>
              </w:rPr>
              <m:t>h</m:t>
            </w:ins>
          </m:r>
          <m:r>
            <w:ins w:id="684" w:author="ASUS MAXIMUS IX HERO" w:date="2026-02-26T13:38:00Z">
              <w:rPr>
                <w:rFonts w:ascii="Cambria Math" w:hAnsi="Cambria Math" w:cs="Times New Roman"/>
              </w:rPr>
              <m:t>=f(</m:t>
            </w:ins>
          </m:r>
          <m:sSub>
            <m:sSubPr>
              <m:ctrlPr>
                <w:ins w:id="685" w:author="ASUS MAXIMUS IX HERO" w:date="2026-02-26T13:38:00Z">
                  <w:rPr>
                    <w:rFonts w:ascii="Cambria Math" w:hAnsi="Cambria Math" w:cs="Times New Roman"/>
                  </w:rPr>
                </w:ins>
              </m:ctrlPr>
            </m:sSubPr>
            <m:e>
              <m:r>
                <w:ins w:id="686" w:author="ASUS MAXIMUS IX HERO" w:date="2026-02-26T13:38:00Z">
                  <m:rPr>
                    <m:sty m:val="b"/>
                  </m:rPr>
                  <w:rPr>
                    <w:rFonts w:ascii="Cambria Math" w:hAnsi="Cambria Math" w:cs="Times New Roman"/>
                  </w:rPr>
                  <m:t>W</m:t>
                </w:ins>
              </m:r>
            </m:e>
            <m:sub>
              <m:r>
                <w:ins w:id="687" w:author="ASUS MAXIMUS IX HERO" w:date="2026-02-26T13:38:00Z">
                  <w:rPr>
                    <w:rFonts w:ascii="Cambria Math" w:hAnsi="Cambria Math" w:cs="Times New Roman"/>
                  </w:rPr>
                  <m:t>1</m:t>
                </w:ins>
              </m:r>
            </m:sub>
          </m:sSub>
          <m:r>
            <w:ins w:id="688" w:author="ASUS MAXIMUS IX HERO" w:date="2026-02-26T13:38:00Z">
              <m:rPr>
                <m:sty m:val="b"/>
              </m:rPr>
              <w:rPr>
                <w:rFonts w:ascii="Cambria Math" w:hAnsi="Cambria Math" w:cs="Times New Roman"/>
              </w:rPr>
              <m:t>x</m:t>
            </w:ins>
          </m:r>
          <m:r>
            <w:ins w:id="689" w:author="ASUS MAXIMUS IX HERO" w:date="2026-02-26T13:38:00Z">
              <w:rPr>
                <w:rFonts w:ascii="Cambria Math" w:hAnsi="Cambria Math" w:cs="Times New Roman"/>
              </w:rPr>
              <m:t>+</m:t>
            </w:ins>
          </m:r>
          <m:sSub>
            <m:sSubPr>
              <m:ctrlPr>
                <w:ins w:id="690" w:author="ASUS MAXIMUS IX HERO" w:date="2026-02-26T13:38:00Z">
                  <w:rPr>
                    <w:rFonts w:ascii="Cambria Math" w:hAnsi="Cambria Math" w:cs="Times New Roman"/>
                  </w:rPr>
                </w:ins>
              </m:ctrlPr>
            </m:sSubPr>
            <m:e>
              <m:r>
                <w:ins w:id="691" w:author="ASUS MAXIMUS IX HERO" w:date="2026-02-26T13:38:00Z">
                  <m:rPr>
                    <m:sty m:val="b"/>
                  </m:rPr>
                  <w:rPr>
                    <w:rFonts w:ascii="Cambria Math" w:hAnsi="Cambria Math" w:cs="Times New Roman"/>
                  </w:rPr>
                  <m:t>b</m:t>
                </w:ins>
              </m:r>
            </m:e>
            <m:sub>
              <m:r>
                <w:ins w:id="692" w:author="ASUS MAXIMUS IX HERO" w:date="2026-02-26T13:38:00Z">
                  <w:rPr>
                    <w:rFonts w:ascii="Cambria Math" w:hAnsi="Cambria Math" w:cs="Times New Roman"/>
                  </w:rPr>
                  <m:t>1</m:t>
                </w:ins>
              </m:r>
            </m:sub>
          </m:sSub>
          <m:r>
            <w:ins w:id="693" w:author="ASUS MAXIMUS IX HERO" w:date="2026-02-26T13:38:00Z">
              <w:rPr>
                <w:rFonts w:ascii="Cambria Math" w:hAnsi="Cambria Math" w:cs="Times New Roman"/>
              </w:rPr>
              <m:t>),</m:t>
            </w:ins>
          </m:r>
          <m:acc>
            <m:accPr>
              <m:ctrlPr>
                <w:ins w:id="694" w:author="ASUS MAXIMUS IX HERO" w:date="2026-02-26T13:38:00Z">
                  <w:rPr>
                    <w:rFonts w:ascii="Cambria Math" w:hAnsi="Cambria Math" w:cs="Times New Roman"/>
                  </w:rPr>
                </w:ins>
              </m:ctrlPr>
            </m:accPr>
            <m:e>
              <m:r>
                <w:ins w:id="695" w:author="ASUS MAXIMUS IX HERO" w:date="2026-02-26T13:38:00Z">
                  <w:rPr>
                    <w:rFonts w:ascii="Cambria Math" w:hAnsi="Cambria Math" w:cs="Times New Roman"/>
                  </w:rPr>
                  <m:t>p</m:t>
                </w:ins>
              </m:r>
            </m:e>
          </m:acc>
          <m:r>
            <w:ins w:id="696" w:author="ASUS MAXIMUS IX HERO" w:date="2026-02-26T13:38:00Z">
              <w:rPr>
                <w:rFonts w:ascii="Cambria Math" w:hAnsi="Cambria Math" w:cs="Times New Roman"/>
              </w:rPr>
              <m:t>=σ(</m:t>
            </w:ins>
          </m:r>
          <m:sSub>
            <m:sSubPr>
              <m:ctrlPr>
                <w:ins w:id="697" w:author="ASUS MAXIMUS IX HERO" w:date="2026-02-26T13:38:00Z">
                  <w:rPr>
                    <w:rFonts w:ascii="Cambria Math" w:hAnsi="Cambria Math" w:cs="Times New Roman"/>
                  </w:rPr>
                </w:ins>
              </m:ctrlPr>
            </m:sSubPr>
            <m:e>
              <m:r>
                <w:ins w:id="698" w:author="ASUS MAXIMUS IX HERO" w:date="2026-02-26T13:38:00Z">
                  <m:rPr>
                    <m:sty m:val="b"/>
                  </m:rPr>
                  <w:rPr>
                    <w:rFonts w:ascii="Cambria Math" w:hAnsi="Cambria Math" w:cs="Times New Roman"/>
                  </w:rPr>
                  <m:t>W</m:t>
                </w:ins>
              </m:r>
            </m:e>
            <m:sub>
              <m:r>
                <w:ins w:id="699" w:author="ASUS MAXIMUS IX HERO" w:date="2026-02-26T13:38:00Z">
                  <w:rPr>
                    <w:rFonts w:ascii="Cambria Math" w:hAnsi="Cambria Math" w:cs="Times New Roman"/>
                  </w:rPr>
                  <m:t>2</m:t>
                </w:ins>
              </m:r>
            </m:sub>
          </m:sSub>
          <m:r>
            <w:ins w:id="700" w:author="ASUS MAXIMUS IX HERO" w:date="2026-02-26T13:38:00Z">
              <m:rPr>
                <m:sty m:val="b"/>
              </m:rPr>
              <w:rPr>
                <w:rFonts w:ascii="Cambria Math" w:hAnsi="Cambria Math" w:cs="Times New Roman"/>
              </w:rPr>
              <m:t>h</m:t>
            </w:ins>
          </m:r>
          <m:r>
            <w:ins w:id="701" w:author="ASUS MAXIMUS IX HERO" w:date="2026-02-26T13:38:00Z">
              <w:rPr>
                <w:rFonts w:ascii="Cambria Math" w:hAnsi="Cambria Math" w:cs="Times New Roman"/>
              </w:rPr>
              <m:t>+</m:t>
            </w:ins>
          </m:r>
          <m:sSub>
            <m:sSubPr>
              <m:ctrlPr>
                <w:ins w:id="702" w:author="ASUS MAXIMUS IX HERO" w:date="2026-02-26T13:38:00Z">
                  <w:rPr>
                    <w:rFonts w:ascii="Cambria Math" w:hAnsi="Cambria Math" w:cs="Times New Roman"/>
                  </w:rPr>
                </w:ins>
              </m:ctrlPr>
            </m:sSubPr>
            <m:e>
              <m:r>
                <w:ins w:id="703" w:author="ASUS MAXIMUS IX HERO" w:date="2026-02-26T13:38:00Z">
                  <w:rPr>
                    <w:rFonts w:ascii="Cambria Math" w:hAnsi="Cambria Math" w:cs="Times New Roman"/>
                  </w:rPr>
                  <m:t>b</m:t>
                </w:ins>
              </m:r>
            </m:e>
            <m:sub>
              <m:r>
                <w:ins w:id="704" w:author="ASUS MAXIMUS IX HERO" w:date="2026-02-26T13:38:00Z">
                  <w:rPr>
                    <w:rFonts w:ascii="Cambria Math" w:hAnsi="Cambria Math" w:cs="Times New Roman"/>
                  </w:rPr>
                  <m:t>2</m:t>
                </w:ins>
              </m:r>
            </m:sub>
          </m:sSub>
          <m:r>
            <w:ins w:id="705" w:author="ASUS MAXIMUS IX HERO" w:date="2026-02-26T13:38:00Z">
              <w:rPr>
                <w:rFonts w:ascii="Cambria Math" w:hAnsi="Cambria Math" w:cs="Times New Roman"/>
              </w:rPr>
              <m:t>)</m:t>
            </w:ins>
          </m:r>
        </m:oMath>
      </m:oMathPara>
    </w:p>
    <w:p w:rsidR="003B6E49" w:rsidRPr="00DA15A5" w:rsidRDefault="003B6E49" w:rsidP="000F396D">
      <w:pPr>
        <w:pStyle w:val="BodyText"/>
        <w:rPr>
          <w:ins w:id="706" w:author="ASUS MAXIMUS IX HERO" w:date="2026-02-25T23:07:00Z"/>
          <w:rFonts w:ascii="Times New Roman" w:hAnsi="Times New Roman" w:cs="Times New Roman"/>
        </w:rPr>
      </w:pPr>
    </w:p>
    <w:p w:rsidR="002470D7" w:rsidRPr="00DA15A5" w:rsidRDefault="002470D7" w:rsidP="002470D7">
      <w:pPr>
        <w:spacing w:before="100" w:beforeAutospacing="1" w:after="100" w:afterAutospacing="1"/>
        <w:rPr>
          <w:ins w:id="707" w:author="ASUS MAXIMUS IX HERO" w:date="2026-03-01T19:09:00Z"/>
          <w:rFonts w:ascii="Times New Roman" w:eastAsia="Times New Roman" w:hAnsi="Times New Roman" w:cs="Times New Roman"/>
          <w:lang w:eastAsia="en-US"/>
        </w:rPr>
      </w:pPr>
      <w:ins w:id="708" w:author="ASUS MAXIMUS IX HERO" w:date="2026-02-26T13:39:00Z">
        <w:r w:rsidRPr="00DA15A5">
          <w:rPr>
            <w:rFonts w:ascii="Times New Roman" w:eastAsia="Times New Roman" w:hAnsi="Times New Roman" w:cs="Times New Roman"/>
            <w:lang w:eastAsia="en-US"/>
          </w:rPr>
          <w:t>This is the exact theoretical model behind the implemented architecture: the network learns a nonlinear decision boundary in RGB space, and the sigmoid output allows interpreting the output as a fire probability. FPGA MLP implementations in VHDL explicitly target this structure and discuss architectural choices such as weight storage and activation realization, reinforcing that MLP inference is a natural fit for RTL implementation. [5]</w:t>
        </w:r>
      </w:ins>
    </w:p>
    <w:p w:rsidR="004E7A4F" w:rsidRPr="00DA15A5" w:rsidRDefault="004E7A4F" w:rsidP="002470D7">
      <w:pPr>
        <w:spacing w:before="100" w:beforeAutospacing="1" w:after="100" w:afterAutospacing="1"/>
        <w:rPr>
          <w:ins w:id="709" w:author="ASUS MAXIMUS IX HERO" w:date="2026-02-26T13:39:00Z"/>
          <w:rFonts w:ascii="Times New Roman" w:eastAsia="Times New Roman" w:hAnsi="Times New Roman" w:cs="Times New Roman"/>
          <w:lang w:eastAsia="en-US"/>
        </w:rPr>
      </w:pPr>
      <w:ins w:id="710" w:author="ASUS MAXIMUS IX HERO" w:date="2026-03-01T19:09:00Z">
        <w:r w:rsidRPr="00DA15A5">
          <w:rPr>
            <w:rFonts w:ascii="Times New Roman" w:eastAsia="Times New Roman" w:hAnsi="Times New Roman" w:cs="Times New Roman"/>
            <w:noProof/>
            <w:lang w:eastAsia="en-US"/>
          </w:rPr>
          <w:drawing>
            <wp:inline distT="0" distB="0" distL="0" distR="0" wp14:anchorId="21A8DB21" wp14:editId="70ED949F">
              <wp:extent cx="5943600" cy="3244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244850"/>
                      </a:xfrm>
                      <a:prstGeom prst="rect">
                        <a:avLst/>
                      </a:prstGeom>
                    </pic:spPr>
                  </pic:pic>
                </a:graphicData>
              </a:graphic>
            </wp:inline>
          </w:drawing>
        </w:r>
      </w:ins>
    </w:p>
    <w:p w:rsidR="002470D7" w:rsidRPr="00DA15A5" w:rsidRDefault="002470D7" w:rsidP="002470D7">
      <w:pPr>
        <w:spacing w:before="100" w:beforeAutospacing="1" w:after="100" w:afterAutospacing="1"/>
        <w:rPr>
          <w:ins w:id="711" w:author="ASUS MAXIMUS IX HERO" w:date="2026-02-26T13:39:00Z"/>
          <w:rFonts w:ascii="Times New Roman" w:eastAsia="Times New Roman" w:hAnsi="Times New Roman" w:cs="Times New Roman"/>
          <w:lang w:eastAsia="en-US"/>
        </w:rPr>
      </w:pPr>
      <w:ins w:id="712" w:author="ASUS MAXIMUS IX HERO" w:date="2026-02-26T13:39:00Z">
        <w:r w:rsidRPr="00DA15A5">
          <w:rPr>
            <w:rFonts w:ascii="Times New Roman" w:eastAsia="Times New Roman" w:hAnsi="Times New Roman" w:cs="Times New Roman"/>
            <w:b/>
            <w:bCs/>
            <w:lang w:eastAsia="en-US"/>
          </w:rPr>
          <w:t>[Figure TB-3: MLP for RGB pixel classification.]</w:t>
        </w:r>
        <w:r w:rsidRPr="00DA15A5">
          <w:rPr>
            <w:rFonts w:ascii="Times New Roman" w:eastAsia="Times New Roman" w:hAnsi="Times New Roman" w:cs="Times New Roman"/>
            <w:lang w:eastAsia="en-US"/>
          </w:rPr>
          <w:br/>
        </w:r>
        <w:r w:rsidRPr="00DA15A5">
          <w:rPr>
            <w:rFonts w:ascii="Times New Roman" w:eastAsia="Times New Roman" w:hAnsi="Times New Roman" w:cs="Times New Roman"/>
            <w:i/>
            <w:iCs/>
            <w:lang w:eastAsia="en-US"/>
          </w:rPr>
          <w:t>Placeholder: Input layer (R,</w:t>
        </w:r>
      </w:ins>
      <w:ins w:id="713" w:author="ASUS MAXIMUS IX HERO" w:date="2026-02-26T14:07:00Z">
        <w:r w:rsidR="00C74677" w:rsidRPr="00DA15A5">
          <w:rPr>
            <w:rFonts w:ascii="Times New Roman" w:eastAsia="Times New Roman" w:hAnsi="Times New Roman" w:cs="Times New Roman"/>
            <w:i/>
            <w:iCs/>
            <w:lang w:eastAsia="en-US"/>
          </w:rPr>
          <w:t xml:space="preserve"> </w:t>
        </w:r>
      </w:ins>
      <w:ins w:id="714" w:author="ASUS MAXIMUS IX HERO" w:date="2026-02-26T13:39:00Z">
        <w:r w:rsidRPr="00DA15A5">
          <w:rPr>
            <w:rFonts w:ascii="Times New Roman" w:eastAsia="Times New Roman" w:hAnsi="Times New Roman" w:cs="Times New Roman"/>
            <w:i/>
            <w:iCs/>
            <w:lang w:eastAsia="en-US"/>
          </w:rPr>
          <w:t>G,</w:t>
        </w:r>
      </w:ins>
      <w:ins w:id="715" w:author="ASUS MAXIMUS IX HERO" w:date="2026-02-26T14:07:00Z">
        <w:r w:rsidR="00C74677" w:rsidRPr="00DA15A5">
          <w:rPr>
            <w:rFonts w:ascii="Times New Roman" w:eastAsia="Times New Roman" w:hAnsi="Times New Roman" w:cs="Times New Roman"/>
            <w:i/>
            <w:iCs/>
            <w:lang w:eastAsia="en-US"/>
          </w:rPr>
          <w:t xml:space="preserve"> </w:t>
        </w:r>
      </w:ins>
      <w:ins w:id="716" w:author="ASUS MAXIMUS IX HERO" w:date="2026-02-26T13:39:00Z">
        <w:r w:rsidRPr="00DA15A5">
          <w:rPr>
            <w:rFonts w:ascii="Times New Roman" w:eastAsia="Times New Roman" w:hAnsi="Times New Roman" w:cs="Times New Roman"/>
            <w:i/>
            <w:iCs/>
            <w:lang w:eastAsia="en-US"/>
          </w:rPr>
          <w:t>B) → hidden layer (H neurons) → output sigmoid probability.</w:t>
        </w:r>
      </w:ins>
    </w:p>
    <w:p w:rsidR="002470D7" w:rsidRPr="00DA15A5" w:rsidRDefault="002470D7" w:rsidP="002470D7">
      <w:pPr>
        <w:pStyle w:val="Heading4"/>
        <w:rPr>
          <w:ins w:id="717" w:author="ASUS MAXIMUS IX HERO" w:date="2026-02-26T13:39:00Z"/>
          <w:rFonts w:ascii="Times New Roman" w:hAnsi="Times New Roman" w:cs="Times New Roman"/>
          <w:rPrChange w:id="718" w:author="ASUS MAXIMUS IX HERO" w:date="2026-03-01T19:18:00Z">
            <w:rPr>
              <w:ins w:id="719" w:author="ASUS MAXIMUS IX HERO" w:date="2026-02-26T13:39:00Z"/>
            </w:rPr>
          </w:rPrChange>
        </w:rPr>
      </w:pPr>
      <w:ins w:id="720" w:author="ASUS MAXIMUS IX HERO" w:date="2026-02-26T13:39:00Z">
        <w:r w:rsidRPr="00DA15A5">
          <w:rPr>
            <w:rFonts w:ascii="Times New Roman" w:hAnsi="Times New Roman" w:cs="Times New Roman"/>
            <w:rPrChange w:id="721" w:author="ASUS MAXIMUS IX HERO" w:date="2026-03-01T19:18:00Z">
              <w:rPr/>
            </w:rPrChange>
          </w:rPr>
          <w:t>2.2 Sigmoid output and binary decision threshold</w:t>
        </w:r>
      </w:ins>
    </w:p>
    <w:p w:rsidR="002470D7" w:rsidRPr="00DA15A5" w:rsidRDefault="002470D7" w:rsidP="002470D7">
      <w:pPr>
        <w:pStyle w:val="NormalWeb"/>
        <w:rPr>
          <w:ins w:id="722" w:author="ASUS MAXIMUS IX HERO" w:date="2026-02-26T13:39:00Z"/>
        </w:rPr>
      </w:pPr>
      <w:ins w:id="723" w:author="ASUS MAXIMUS IX HERO" w:date="2026-02-26T13:39:00Z">
        <w:r w:rsidRPr="00DA15A5">
          <w:t>The sigmoid function:</w:t>
        </w:r>
      </w:ins>
    </w:p>
    <w:p w:rsidR="003B6E49" w:rsidRPr="00DA15A5" w:rsidRDefault="002470D7" w:rsidP="000F396D">
      <w:pPr>
        <w:pStyle w:val="BodyText"/>
        <w:rPr>
          <w:ins w:id="724" w:author="ASUS MAXIMUS IX HERO" w:date="2026-02-25T23:07:00Z"/>
          <w:rFonts w:ascii="Times New Roman" w:hAnsi="Times New Roman" w:cs="Times New Roman"/>
        </w:rPr>
      </w:pPr>
      <m:oMathPara>
        <m:oMath>
          <m:r>
            <w:ins w:id="725" w:author="ASUS MAXIMUS IX HERO" w:date="2026-02-26T13:39:00Z">
              <w:rPr>
                <w:rFonts w:ascii="Cambria Math" w:hAnsi="Cambria Math" w:cs="Times New Roman"/>
              </w:rPr>
              <w:lastRenderedPageBreak/>
              <m:t>σ(z)=</m:t>
            </w:ins>
          </m:r>
          <m:f>
            <m:fPr>
              <m:ctrlPr>
                <w:ins w:id="726" w:author="ASUS MAXIMUS IX HERO" w:date="2026-02-26T13:39:00Z">
                  <w:rPr>
                    <w:rFonts w:ascii="Cambria Math" w:hAnsi="Cambria Math" w:cs="Times New Roman"/>
                  </w:rPr>
                </w:ins>
              </m:ctrlPr>
            </m:fPr>
            <m:num>
              <m:r>
                <w:ins w:id="727" w:author="ASUS MAXIMUS IX HERO" w:date="2026-02-26T13:39:00Z">
                  <w:rPr>
                    <w:rFonts w:ascii="Cambria Math" w:hAnsi="Cambria Math" w:cs="Times New Roman"/>
                  </w:rPr>
                  <m:t>1</m:t>
                </w:ins>
              </m:r>
            </m:num>
            <m:den>
              <m:r>
                <w:ins w:id="728" w:author="ASUS MAXIMUS IX HERO" w:date="2026-02-26T13:39:00Z">
                  <w:rPr>
                    <w:rFonts w:ascii="Cambria Math" w:hAnsi="Cambria Math" w:cs="Times New Roman"/>
                  </w:rPr>
                  <m:t>1+</m:t>
                </w:ins>
              </m:r>
              <m:sSup>
                <m:sSupPr>
                  <m:ctrlPr>
                    <w:ins w:id="729" w:author="ASUS MAXIMUS IX HERO" w:date="2026-02-26T13:39:00Z">
                      <w:rPr>
                        <w:rFonts w:ascii="Cambria Math" w:hAnsi="Cambria Math" w:cs="Times New Roman"/>
                      </w:rPr>
                    </w:ins>
                  </m:ctrlPr>
                </m:sSupPr>
                <m:e>
                  <m:r>
                    <w:ins w:id="730" w:author="ASUS MAXIMUS IX HERO" w:date="2026-02-26T13:39:00Z">
                      <w:rPr>
                        <w:rFonts w:ascii="Cambria Math" w:hAnsi="Cambria Math" w:cs="Times New Roman"/>
                      </w:rPr>
                      <m:t>e</m:t>
                    </w:ins>
                  </m:r>
                </m:e>
                <m:sup>
                  <m:r>
                    <w:ins w:id="731" w:author="ASUS MAXIMUS IX HERO" w:date="2026-02-26T13:39:00Z">
                      <w:rPr>
                        <w:rFonts w:ascii="Cambria Math" w:hAnsi="Cambria Math" w:cs="Times New Roman"/>
                      </w:rPr>
                      <m:t>-z</m:t>
                    </w:ins>
                  </m:r>
                </m:sup>
              </m:sSup>
            </m:den>
          </m:f>
        </m:oMath>
      </m:oMathPara>
    </w:p>
    <w:p w:rsidR="003B6E49" w:rsidRPr="00DA15A5" w:rsidRDefault="002470D7" w:rsidP="000F396D">
      <w:pPr>
        <w:pStyle w:val="BodyText"/>
        <w:rPr>
          <w:ins w:id="732" w:author="ASUS MAXIMUS IX HERO" w:date="2026-02-25T23:07:00Z"/>
          <w:rFonts w:ascii="Times New Roman" w:hAnsi="Times New Roman" w:cs="Times New Roman"/>
        </w:rPr>
      </w:pPr>
      <w:ins w:id="733" w:author="ASUS MAXIMUS IX HERO" w:date="2026-02-26T13:39:00Z">
        <w:r w:rsidRPr="00DA15A5">
          <w:rPr>
            <w:rFonts w:ascii="Times New Roman" w:hAnsi="Times New Roman" w:cs="Times New Roman"/>
            <w:rPrChange w:id="734" w:author="ASUS MAXIMUS IX HERO" w:date="2026-03-01T19:18:00Z">
              <w:rPr/>
            </w:rPrChange>
          </w:rPr>
          <w:t xml:space="preserve">maps real-valued logits </w:t>
        </w:r>
        <w:r w:rsidRPr="00DA15A5">
          <w:rPr>
            <w:rStyle w:val="katex-mathml"/>
            <w:rFonts w:ascii="Times New Roman" w:hAnsi="Times New Roman" w:cs="Times New Roman"/>
            <w:rPrChange w:id="735" w:author="ASUS MAXIMUS IX HERO" w:date="2026-03-01T19:18:00Z">
              <w:rPr>
                <w:rStyle w:val="katex-mathml"/>
              </w:rPr>
            </w:rPrChange>
          </w:rPr>
          <w:t>z</w:t>
        </w:r>
        <w:r w:rsidRPr="00DA15A5">
          <w:rPr>
            <w:rFonts w:ascii="Times New Roman" w:hAnsi="Times New Roman" w:cs="Times New Roman"/>
            <w:rPrChange w:id="736" w:author="ASUS MAXIMUS IX HERO" w:date="2026-03-01T19:18:00Z">
              <w:rPr/>
            </w:rPrChange>
          </w:rPr>
          <w:t xml:space="preserve"> to </w:t>
        </w:r>
        <w:r w:rsidRPr="00DA15A5">
          <w:rPr>
            <w:rStyle w:val="katex-mathml"/>
            <w:rFonts w:ascii="Times New Roman" w:hAnsi="Times New Roman" w:cs="Times New Roman"/>
            <w:rPrChange w:id="737" w:author="ASUS MAXIMUS IX HERO" w:date="2026-03-01T19:18:00Z">
              <w:rPr>
                <w:rStyle w:val="katex-mathml"/>
              </w:rPr>
            </w:rPrChange>
          </w:rPr>
          <w:t>(0,1)</w:t>
        </w:r>
        <w:r w:rsidRPr="00DA15A5">
          <w:rPr>
            <w:rFonts w:ascii="Times New Roman" w:hAnsi="Times New Roman" w:cs="Times New Roman"/>
            <w:rPrChange w:id="738" w:author="ASUS MAXIMUS IX HERO" w:date="2026-03-01T19:18:00Z">
              <w:rPr/>
            </w:rPrChange>
          </w:rPr>
          <w:t>, enabling a probabilistic interpretation and allowing threshold-based decisions:</w:t>
        </w:r>
      </w:ins>
    </w:p>
    <w:p w:rsidR="003B6E49" w:rsidRPr="00DA15A5" w:rsidRDefault="00644F19" w:rsidP="000F396D">
      <w:pPr>
        <w:pStyle w:val="BodyText"/>
        <w:rPr>
          <w:ins w:id="739" w:author="ASUS MAXIMUS IX HERO" w:date="2026-02-26T11:37:00Z"/>
          <w:rFonts w:ascii="Times New Roman" w:hAnsi="Times New Roman" w:cs="Times New Roman"/>
        </w:rPr>
      </w:pPr>
      <m:oMathPara>
        <m:oMath>
          <m:acc>
            <m:accPr>
              <m:ctrlPr>
                <w:ins w:id="740" w:author="ASUS MAXIMUS IX HERO" w:date="2026-02-26T13:39:00Z">
                  <w:rPr>
                    <w:rFonts w:ascii="Cambria Math" w:hAnsi="Cambria Math" w:cs="Times New Roman"/>
                  </w:rPr>
                </w:ins>
              </m:ctrlPr>
            </m:accPr>
            <m:e>
              <m:r>
                <w:ins w:id="741" w:author="ASUS MAXIMUS IX HERO" w:date="2026-02-26T13:39:00Z">
                  <w:rPr>
                    <w:rFonts w:ascii="Cambria Math" w:hAnsi="Cambria Math" w:cs="Times New Roman"/>
                  </w:rPr>
                  <m:t>y</m:t>
                </w:ins>
              </m:r>
            </m:e>
          </m:acc>
          <m:r>
            <w:ins w:id="742" w:author="ASUS MAXIMUS IX HERO" w:date="2026-02-26T13:39:00Z">
              <w:rPr>
                <w:rFonts w:ascii="Cambria Math" w:hAnsi="Cambria Math" w:cs="Times New Roman"/>
              </w:rPr>
              <m:t>={</m:t>
            </w:ins>
          </m:r>
          <m:m>
            <m:mPr>
              <m:plcHide m:val="1"/>
              <m:mcs>
                <m:mc>
                  <m:mcPr>
                    <m:count m:val="2"/>
                    <m:mcJc m:val="center"/>
                  </m:mcPr>
                </m:mc>
              </m:mcs>
              <m:ctrlPr>
                <w:ins w:id="743" w:author="ASUS MAXIMUS IX HERO" w:date="2026-02-26T13:39:00Z">
                  <w:rPr>
                    <w:rFonts w:ascii="Cambria Math" w:hAnsi="Cambria Math" w:cs="Times New Roman"/>
                  </w:rPr>
                </w:ins>
              </m:ctrlPr>
            </m:mPr>
            <m:mr>
              <m:e>
                <m:r>
                  <w:ins w:id="744" w:author="ASUS MAXIMUS IX HERO" w:date="2026-02-26T13:39:00Z">
                    <w:rPr>
                      <w:rFonts w:ascii="Cambria Math" w:hAnsi="Cambria Math" w:cs="Times New Roman"/>
                    </w:rPr>
                    <m:t>1</m:t>
                  </w:ins>
                </m:r>
              </m:e>
              <m:e>
                <m:acc>
                  <m:accPr>
                    <m:ctrlPr>
                      <w:ins w:id="745" w:author="ASUS MAXIMUS IX HERO" w:date="2026-02-26T13:39:00Z">
                        <w:rPr>
                          <w:rFonts w:ascii="Cambria Math" w:hAnsi="Cambria Math" w:cs="Times New Roman"/>
                        </w:rPr>
                      </w:ins>
                    </m:ctrlPr>
                  </m:accPr>
                  <m:e>
                    <m:r>
                      <w:ins w:id="746" w:author="ASUS MAXIMUS IX HERO" w:date="2026-02-26T13:39:00Z">
                        <w:rPr>
                          <w:rFonts w:ascii="Cambria Math" w:hAnsi="Cambria Math" w:cs="Times New Roman"/>
                        </w:rPr>
                        <m:t>p</m:t>
                      </w:ins>
                    </m:r>
                  </m:e>
                </m:acc>
                <m:r>
                  <w:ins w:id="747" w:author="ASUS MAXIMUS IX HERO" w:date="2026-02-26T13:39:00Z">
                    <w:rPr>
                      <w:rFonts w:ascii="Cambria Math" w:hAnsi="Cambria Math" w:cs="Times New Roman"/>
                    </w:rPr>
                    <m:t>≥τ</m:t>
                  </w:ins>
                </m:r>
              </m:e>
            </m:mr>
            <m:mr>
              <m:e>
                <m:r>
                  <w:ins w:id="748" w:author="ASUS MAXIMUS IX HERO" w:date="2026-02-26T13:39:00Z">
                    <w:rPr>
                      <w:rFonts w:ascii="Cambria Math" w:hAnsi="Cambria Math" w:cs="Times New Roman"/>
                    </w:rPr>
                    <m:t>0</m:t>
                  </w:ins>
                </m:r>
              </m:e>
              <m:e>
                <m:acc>
                  <m:accPr>
                    <m:ctrlPr>
                      <w:ins w:id="749" w:author="ASUS MAXIMUS IX HERO" w:date="2026-02-26T13:39:00Z">
                        <w:rPr>
                          <w:rFonts w:ascii="Cambria Math" w:hAnsi="Cambria Math" w:cs="Times New Roman"/>
                        </w:rPr>
                      </w:ins>
                    </m:ctrlPr>
                  </m:accPr>
                  <m:e>
                    <m:r>
                      <w:ins w:id="750" w:author="ASUS MAXIMUS IX HERO" w:date="2026-02-26T13:39:00Z">
                        <w:rPr>
                          <w:rFonts w:ascii="Cambria Math" w:hAnsi="Cambria Math" w:cs="Times New Roman"/>
                        </w:rPr>
                        <m:t>p</m:t>
                      </w:ins>
                    </m:r>
                  </m:e>
                </m:acc>
                <m:r>
                  <w:ins w:id="751" w:author="ASUS MAXIMUS IX HERO" w:date="2026-02-26T13:39:00Z">
                    <w:rPr>
                      <w:rFonts w:ascii="Cambria Math" w:hAnsi="Cambria Math" w:cs="Times New Roman"/>
                    </w:rPr>
                    <m:t>&lt;τ</m:t>
                  </w:ins>
                </m:r>
              </m:e>
            </m:mr>
          </m:m>
        </m:oMath>
      </m:oMathPara>
    </w:p>
    <w:p w:rsidR="002470D7" w:rsidRPr="00DA15A5" w:rsidRDefault="002470D7" w:rsidP="002470D7">
      <w:pPr>
        <w:pStyle w:val="NormalWeb"/>
        <w:rPr>
          <w:ins w:id="752" w:author="ASUS MAXIMUS IX HERO" w:date="2026-02-26T13:40:00Z"/>
        </w:rPr>
      </w:pPr>
      <w:ins w:id="753" w:author="ASUS MAXIMUS IX HERO" w:date="2026-02-26T13:40:00Z">
        <w:r w:rsidRPr="00DA15A5">
          <w:t xml:space="preserve">The choice of sigmoid is also practical for FPGA deployment because it can be approximated by </w:t>
        </w:r>
      </w:ins>
      <w:ins w:id="754" w:author="ASUS MAXIMUS IX HERO" w:date="2026-02-26T14:08:00Z">
        <w:r w:rsidR="00C74677" w:rsidRPr="00DA15A5">
          <w:t>an</w:t>
        </w:r>
      </w:ins>
      <w:ins w:id="755" w:author="ASUS MAXIMUS IX HERO" w:date="2026-02-26T13:40:00Z">
        <w:r w:rsidRPr="00DA15A5">
          <w:t xml:space="preserve"> LUT stored in memory. Hardware ANN papers explicitly note that sigmoid/tanh are difficult to compute directly due to the exponential form</w:t>
        </w:r>
      </w:ins>
      <w:ins w:id="756" w:author="ASUS MAXIMUS IX HERO" w:date="2026-02-26T14:08:00Z">
        <w:r w:rsidR="00C74677" w:rsidRPr="00DA15A5">
          <w:t>,</w:t>
        </w:r>
      </w:ins>
      <w:ins w:id="757" w:author="ASUS MAXIMUS IX HERO" w:date="2026-02-26T13:40:00Z">
        <w:r w:rsidRPr="00DA15A5">
          <w:t xml:space="preserve"> and therefore</w:t>
        </w:r>
      </w:ins>
      <w:ins w:id="758" w:author="ASUS MAXIMUS IX HERO" w:date="2026-02-26T14:08:00Z">
        <w:r w:rsidR="00C74677" w:rsidRPr="00DA15A5">
          <w:t>,</w:t>
        </w:r>
      </w:ins>
      <w:ins w:id="759" w:author="ASUS MAXIMUS IX HERO" w:date="2026-02-26T13:40:00Z">
        <w:r w:rsidRPr="00DA15A5">
          <w:t xml:space="preserve"> LUT-based methods are widely used. [10]</w:t>
        </w:r>
      </w:ins>
    </w:p>
    <w:p w:rsidR="002470D7" w:rsidRPr="00DA15A5" w:rsidRDefault="002470D7" w:rsidP="002470D7">
      <w:pPr>
        <w:pStyle w:val="Heading4"/>
        <w:rPr>
          <w:ins w:id="760" w:author="ASUS MAXIMUS IX HERO" w:date="2026-02-26T13:40:00Z"/>
          <w:rFonts w:ascii="Times New Roman" w:hAnsi="Times New Roman" w:cs="Times New Roman"/>
          <w:rPrChange w:id="761" w:author="ASUS MAXIMUS IX HERO" w:date="2026-03-01T19:18:00Z">
            <w:rPr>
              <w:ins w:id="762" w:author="ASUS MAXIMUS IX HERO" w:date="2026-02-26T13:40:00Z"/>
            </w:rPr>
          </w:rPrChange>
        </w:rPr>
      </w:pPr>
      <w:ins w:id="763" w:author="ASUS MAXIMUS IX HERO" w:date="2026-02-26T13:40:00Z">
        <w:r w:rsidRPr="00DA15A5">
          <w:rPr>
            <w:rFonts w:ascii="Times New Roman" w:hAnsi="Times New Roman" w:cs="Times New Roman"/>
            <w:rPrChange w:id="764" w:author="ASUS MAXIMUS IX HERO" w:date="2026-03-01T19:18:00Z">
              <w:rPr/>
            </w:rPrChange>
          </w:rPr>
          <w:t>2.3 Training vs inference in FPGA-oriented workflows</w:t>
        </w:r>
      </w:ins>
    </w:p>
    <w:p w:rsidR="002470D7" w:rsidRPr="00DA15A5" w:rsidRDefault="002470D7" w:rsidP="002470D7">
      <w:pPr>
        <w:pStyle w:val="NormalWeb"/>
        <w:rPr>
          <w:ins w:id="765" w:author="ASUS MAXIMUS IX HERO" w:date="2026-02-26T13:40:00Z"/>
        </w:rPr>
      </w:pPr>
      <w:ins w:id="766" w:author="ASUS MAXIMUS IX HERO" w:date="2026-02-26T13:40:00Z">
        <w:r w:rsidRPr="00DA15A5">
          <w:t>This thesis implements inference on FPGA while training is performed offline in software. This separation is standard in many FPGA ANN implementations: training on a conventional computer (often floating point), followed by exporting parameters for fixed-coefficient inference in hardware. [10] VHDL-based ANN papers similarly motivate FPGA use for inference due to parallelism and flexibility, while noting that FPGA resource limits force careful optimization of the deployed architecture. [13] These principles explain the thesis workflow: Python training is used to produce weights/biases, then a fixed-point inference design executes them deterministically in VHDL.</w:t>
        </w:r>
      </w:ins>
    </w:p>
    <w:p w:rsidR="002470D7" w:rsidRPr="00DA15A5" w:rsidRDefault="002470D7" w:rsidP="002470D7">
      <w:pPr>
        <w:pStyle w:val="Heading3"/>
        <w:rPr>
          <w:ins w:id="767" w:author="ASUS MAXIMUS IX HERO" w:date="2026-02-26T13:40:00Z"/>
          <w:rFonts w:ascii="Times New Roman" w:hAnsi="Times New Roman" w:cs="Times New Roman"/>
          <w:rPrChange w:id="768" w:author="ASUS MAXIMUS IX HERO" w:date="2026-03-01T19:18:00Z">
            <w:rPr>
              <w:ins w:id="769" w:author="ASUS MAXIMUS IX HERO" w:date="2026-02-26T13:40:00Z"/>
            </w:rPr>
          </w:rPrChange>
        </w:rPr>
      </w:pPr>
      <w:bookmarkStart w:id="770" w:name="_Toc223292343"/>
      <w:ins w:id="771" w:author="ASUS MAXIMUS IX HERO" w:date="2026-02-26T13:40:00Z">
        <w:r w:rsidRPr="00DA15A5">
          <w:rPr>
            <w:rFonts w:ascii="Times New Roman" w:hAnsi="Times New Roman" w:cs="Times New Roman"/>
            <w:rPrChange w:id="772" w:author="ASUS MAXIMUS IX HERO" w:date="2026-03-01T19:18:00Z">
              <w:rPr/>
            </w:rPrChange>
          </w:rPr>
          <w:t>3) Fixed-Point Arithmetic and Quantization</w:t>
        </w:r>
        <w:bookmarkEnd w:id="770"/>
      </w:ins>
    </w:p>
    <w:p w:rsidR="002470D7" w:rsidRPr="00DA15A5" w:rsidRDefault="002470D7" w:rsidP="002470D7">
      <w:pPr>
        <w:pStyle w:val="Heading4"/>
        <w:rPr>
          <w:ins w:id="773" w:author="ASUS MAXIMUS IX HERO" w:date="2026-02-26T13:40:00Z"/>
          <w:rFonts w:ascii="Times New Roman" w:hAnsi="Times New Roman" w:cs="Times New Roman"/>
          <w:rPrChange w:id="774" w:author="ASUS MAXIMUS IX HERO" w:date="2026-03-01T19:18:00Z">
            <w:rPr>
              <w:ins w:id="775" w:author="ASUS MAXIMUS IX HERO" w:date="2026-02-26T13:40:00Z"/>
            </w:rPr>
          </w:rPrChange>
        </w:rPr>
      </w:pPr>
      <w:ins w:id="776" w:author="ASUS MAXIMUS IX HERO" w:date="2026-02-26T13:40:00Z">
        <w:r w:rsidRPr="00DA15A5">
          <w:rPr>
            <w:rFonts w:ascii="Times New Roman" w:hAnsi="Times New Roman" w:cs="Times New Roman"/>
            <w:rPrChange w:id="777" w:author="ASUS MAXIMUS IX HERO" w:date="2026-03-01T19:18:00Z">
              <w:rPr/>
            </w:rPrChange>
          </w:rPr>
          <w:t>3.1 Why fixed point on FPGA</w:t>
        </w:r>
      </w:ins>
    </w:p>
    <w:p w:rsidR="002470D7" w:rsidRPr="00DA15A5" w:rsidRDefault="002470D7" w:rsidP="002470D7">
      <w:pPr>
        <w:pStyle w:val="NormalWeb"/>
        <w:rPr>
          <w:ins w:id="778" w:author="ASUS MAXIMUS IX HERO" w:date="2026-02-26T13:40:00Z"/>
        </w:rPr>
      </w:pPr>
      <w:ins w:id="779" w:author="ASUS MAXIMUS IX HERO" w:date="2026-02-26T13:40:00Z">
        <w:r w:rsidRPr="00DA15A5">
          <w:t xml:space="preserve">A core practical constraint of FPGA neural inference is that floating-point arithmetic is expensive in logic and DSP usage compared to </w:t>
        </w:r>
      </w:ins>
      <w:ins w:id="780" w:author="ASUS MAXIMUS IX HERO" w:date="2026-02-26T14:08:00Z">
        <w:r w:rsidR="00C74677" w:rsidRPr="00DA15A5">
          <w:t>fixed-point</w:t>
        </w:r>
      </w:ins>
      <w:ins w:id="781" w:author="ASUS MAXIMUS IX HERO" w:date="2026-02-26T13:40:00Z">
        <w:r w:rsidRPr="00DA15A5">
          <w:t xml:space="preserve">. FPGA deep-learning implementation literature treats arithmetic precision as a primary design knob: datapaths can be sized to application needs, trading precision for throughput and area. Hamdan emphasizes that fixed point is commonly preferred to floating point on </w:t>
        </w:r>
      </w:ins>
      <w:ins w:id="782" w:author="ASUS MAXIMUS IX HERO" w:date="2026-02-26T14:08:00Z">
        <w:r w:rsidR="00C74677" w:rsidRPr="00DA15A5">
          <w:t xml:space="preserve">an </w:t>
        </w:r>
      </w:ins>
      <w:ins w:id="783" w:author="ASUS MAXIMUS IX HERO" w:date="2026-02-26T13:40:00Z">
        <w:r w:rsidRPr="00DA15A5">
          <w:t>FPGA due to cost and complexity, and that precision reduction can enable more parallelism and better timing closure. [11]</w:t>
        </w:r>
      </w:ins>
    </w:p>
    <w:p w:rsidR="002470D7" w:rsidRPr="00DA15A5" w:rsidRDefault="002470D7" w:rsidP="002470D7">
      <w:pPr>
        <w:pStyle w:val="NormalWeb"/>
        <w:rPr>
          <w:ins w:id="784" w:author="ASUS MAXIMUS IX HERO" w:date="2026-02-26T13:40:00Z"/>
        </w:rPr>
      </w:pPr>
      <w:ins w:id="785" w:author="ASUS MAXIMUS IX HERO" w:date="2026-02-26T13:40:00Z">
        <w:r w:rsidRPr="00DA15A5">
          <w:t>This design perspective is supported by broader FPGA acceleration work showing that reduced precision can provide substantial performance and efficiency benefits if application-level accuracy remains acceptable. A precision–convergence trade-off study for FPGA-accelerated learning illustrates that precision is not only a numeric choice but an architectural one that strongly impacts resource usage and performance. [15] While that work targets training, the transferable implication for inference is that reduced precision is often viable when validated against task-level metrics.</w:t>
        </w:r>
      </w:ins>
    </w:p>
    <w:p w:rsidR="002470D7" w:rsidRPr="00DA15A5" w:rsidRDefault="002470D7" w:rsidP="002470D7">
      <w:pPr>
        <w:pStyle w:val="Heading4"/>
        <w:rPr>
          <w:ins w:id="786" w:author="ASUS MAXIMUS IX HERO" w:date="2026-02-26T13:40:00Z"/>
          <w:rFonts w:ascii="Times New Roman" w:hAnsi="Times New Roman" w:cs="Times New Roman"/>
          <w:rPrChange w:id="787" w:author="ASUS MAXIMUS IX HERO" w:date="2026-03-01T19:18:00Z">
            <w:rPr>
              <w:ins w:id="788" w:author="ASUS MAXIMUS IX HERO" w:date="2026-02-26T13:40:00Z"/>
            </w:rPr>
          </w:rPrChange>
        </w:rPr>
      </w:pPr>
      <w:ins w:id="789" w:author="ASUS MAXIMUS IX HERO" w:date="2026-02-26T13:40:00Z">
        <w:r w:rsidRPr="00DA15A5">
          <w:rPr>
            <w:rFonts w:ascii="Times New Roman" w:hAnsi="Times New Roman" w:cs="Times New Roman"/>
            <w:rPrChange w:id="790" w:author="ASUS MAXIMUS IX HERO" w:date="2026-03-01T19:18:00Z">
              <w:rPr/>
            </w:rPrChange>
          </w:rPr>
          <w:t>3.2 Fixed-point representation (Q-format)</w:t>
        </w:r>
      </w:ins>
    </w:p>
    <w:p w:rsidR="002470D7" w:rsidRPr="00DA15A5" w:rsidRDefault="002470D7" w:rsidP="002470D7">
      <w:pPr>
        <w:pStyle w:val="NormalWeb"/>
        <w:rPr>
          <w:ins w:id="791" w:author="ASUS MAXIMUS IX HERO" w:date="2026-02-26T13:40:00Z"/>
        </w:rPr>
      </w:pPr>
      <w:ins w:id="792" w:author="ASUS MAXIMUS IX HERO" w:date="2026-02-26T13:40:00Z">
        <w:r w:rsidRPr="00DA15A5">
          <w:t>Fixed-point numbers represent real values using integers with an implied binary point. A common representation is Q</w:t>
        </w:r>
        <w:r w:rsidRPr="00DA15A5">
          <w:rPr>
            <w:rStyle w:val="katex-mathml"/>
          </w:rPr>
          <w:t>m.nm.n</w:t>
        </w:r>
        <w:r w:rsidRPr="00DA15A5">
          <w:rPr>
            <w:rStyle w:val="mord"/>
          </w:rPr>
          <w:t>m.n</w:t>
        </w:r>
        <w:r w:rsidRPr="00DA15A5">
          <w:t xml:space="preserve">, where </w:t>
        </w:r>
        <w:r w:rsidRPr="00DA15A5">
          <w:rPr>
            <w:rStyle w:val="katex-mathml"/>
          </w:rPr>
          <w:t>mm</w:t>
        </w:r>
        <w:r w:rsidRPr="00DA15A5">
          <w:rPr>
            <w:rStyle w:val="mord"/>
          </w:rPr>
          <w:t>m</w:t>
        </w:r>
        <w:r w:rsidRPr="00DA15A5">
          <w:t xml:space="preserve"> denotes integer bits and </w:t>
        </w:r>
        <w:r w:rsidRPr="00DA15A5">
          <w:rPr>
            <w:rStyle w:val="katex-mathml"/>
          </w:rPr>
          <w:t>nn</w:t>
        </w:r>
        <w:r w:rsidRPr="00DA15A5">
          <w:rPr>
            <w:rStyle w:val="mord"/>
          </w:rPr>
          <w:t>n</w:t>
        </w:r>
        <w:r w:rsidRPr="00DA15A5">
          <w:t xml:space="preserve"> fractional bits:</w:t>
        </w:r>
      </w:ins>
    </w:p>
    <w:p w:rsidR="003407E8" w:rsidRPr="00DA15A5" w:rsidRDefault="002470D7" w:rsidP="000F396D">
      <w:pPr>
        <w:pStyle w:val="BodyText"/>
        <w:rPr>
          <w:ins w:id="793" w:author="ASUS MAXIMUS IX HERO" w:date="2026-02-26T11:37:00Z"/>
          <w:rFonts w:ascii="Times New Roman" w:hAnsi="Times New Roman" w:cs="Times New Roman"/>
        </w:rPr>
      </w:pPr>
      <m:oMathPara>
        <m:oMath>
          <m:r>
            <w:ins w:id="794" w:author="ASUS MAXIMUS IX HERO" w:date="2026-02-26T13:40:00Z">
              <w:rPr>
                <w:rFonts w:ascii="Cambria Math" w:hAnsi="Cambria Math" w:cs="Times New Roman"/>
              </w:rPr>
              <w:lastRenderedPageBreak/>
              <m:t>x≈</m:t>
            </w:ins>
          </m:r>
          <m:f>
            <m:fPr>
              <m:ctrlPr>
                <w:ins w:id="795" w:author="ASUS MAXIMUS IX HERO" w:date="2026-02-26T13:40:00Z">
                  <w:rPr>
                    <w:rFonts w:ascii="Cambria Math" w:hAnsi="Cambria Math" w:cs="Times New Roman"/>
                  </w:rPr>
                </w:ins>
              </m:ctrlPr>
            </m:fPr>
            <m:num>
              <m:r>
                <w:ins w:id="796" w:author="ASUS MAXIMUS IX HERO" w:date="2026-02-26T13:40:00Z">
                  <w:rPr>
                    <w:rFonts w:ascii="Cambria Math" w:hAnsi="Cambria Math" w:cs="Times New Roman"/>
                  </w:rPr>
                  <m:t>X</m:t>
                </w:ins>
              </m:r>
            </m:num>
            <m:den>
              <m:sSup>
                <m:sSupPr>
                  <m:ctrlPr>
                    <w:ins w:id="797" w:author="ASUS MAXIMUS IX HERO" w:date="2026-02-26T13:40:00Z">
                      <w:rPr>
                        <w:rFonts w:ascii="Cambria Math" w:hAnsi="Cambria Math" w:cs="Times New Roman"/>
                      </w:rPr>
                    </w:ins>
                  </m:ctrlPr>
                </m:sSupPr>
                <m:e>
                  <m:r>
                    <w:ins w:id="798" w:author="ASUS MAXIMUS IX HERO" w:date="2026-02-26T13:40:00Z">
                      <w:rPr>
                        <w:rFonts w:ascii="Cambria Math" w:hAnsi="Cambria Math" w:cs="Times New Roman"/>
                      </w:rPr>
                      <m:t>2</m:t>
                    </w:ins>
                  </m:r>
                </m:e>
                <m:sup>
                  <m:r>
                    <w:ins w:id="799" w:author="ASUS MAXIMUS IX HERO" w:date="2026-02-26T13:40:00Z">
                      <w:rPr>
                        <w:rFonts w:ascii="Cambria Math" w:hAnsi="Cambria Math" w:cs="Times New Roman"/>
                      </w:rPr>
                      <m:t>n</m:t>
                    </w:ins>
                  </m:r>
                </m:sup>
              </m:sSup>
            </m:den>
          </m:f>
        </m:oMath>
      </m:oMathPara>
    </w:p>
    <w:p w:rsidR="003407E8" w:rsidRPr="00DA15A5" w:rsidRDefault="003407E8" w:rsidP="000F396D">
      <w:pPr>
        <w:pStyle w:val="BodyText"/>
        <w:rPr>
          <w:ins w:id="800" w:author="ASUS MAXIMUS IX HERO" w:date="2026-02-26T11:37:00Z"/>
          <w:rFonts w:ascii="Times New Roman" w:hAnsi="Times New Roman" w:cs="Times New Roman"/>
        </w:rPr>
      </w:pPr>
    </w:p>
    <w:p w:rsidR="003407E8" w:rsidRPr="00DA15A5" w:rsidRDefault="002470D7" w:rsidP="000F396D">
      <w:pPr>
        <w:pStyle w:val="BodyText"/>
        <w:rPr>
          <w:ins w:id="801" w:author="ASUS MAXIMUS IX HERO" w:date="2026-03-01T19:11:00Z"/>
          <w:rFonts w:ascii="Times New Roman" w:hAnsi="Times New Roman" w:cs="Times New Roman"/>
        </w:rPr>
      </w:pPr>
      <w:ins w:id="802" w:author="ASUS MAXIMUS IX HERO" w:date="2026-02-26T13:40:00Z">
        <w:r w:rsidRPr="00DA15A5">
          <w:rPr>
            <w:rFonts w:ascii="Times New Roman" w:hAnsi="Times New Roman" w:cs="Times New Roman"/>
            <w:rPrChange w:id="803" w:author="ASUS MAXIMUS IX HERO" w:date="2026-03-01T19:18:00Z">
              <w:rPr/>
            </w:rPrChange>
          </w:rPr>
          <w:t xml:space="preserve">where </w:t>
        </w:r>
        <w:r w:rsidRPr="00DA15A5">
          <w:rPr>
            <w:rStyle w:val="katex-mathml"/>
            <w:rFonts w:ascii="Times New Roman" w:hAnsi="Times New Roman" w:cs="Times New Roman"/>
            <w:rPrChange w:id="804" w:author="ASUS MAXIMUS IX HERO" w:date="2026-03-01T19:18:00Z">
              <w:rPr>
                <w:rStyle w:val="katex-mathml"/>
              </w:rPr>
            </w:rPrChange>
          </w:rPr>
          <w:t>X</w:t>
        </w:r>
        <w:r w:rsidRPr="00DA15A5">
          <w:rPr>
            <w:rFonts w:ascii="Times New Roman" w:hAnsi="Times New Roman" w:cs="Times New Roman"/>
            <w:rPrChange w:id="805" w:author="ASUS MAXIMUS IX HERO" w:date="2026-03-01T19:18:00Z">
              <w:rPr/>
            </w:rPrChange>
          </w:rPr>
          <w:t xml:space="preserve"> is a signed integer stored in hardware. For example, Q1.7 can represent values roughly in </w:t>
        </w:r>
        <w:r w:rsidRPr="00DA15A5">
          <w:rPr>
            <w:rStyle w:val="mopen"/>
            <w:rFonts w:ascii="Times New Roman" w:hAnsi="Times New Roman" w:cs="Times New Roman"/>
            <w:rPrChange w:id="806" w:author="ASUS MAXIMUS IX HERO" w:date="2026-03-01T19:18:00Z">
              <w:rPr>
                <w:rStyle w:val="mopen"/>
              </w:rPr>
            </w:rPrChange>
          </w:rPr>
          <w:t>[</w:t>
        </w:r>
        <w:r w:rsidRPr="00DA15A5">
          <w:rPr>
            <w:rStyle w:val="mord"/>
            <w:rFonts w:ascii="Times New Roman" w:hAnsi="Times New Roman" w:cs="Times New Roman"/>
            <w:rPrChange w:id="807" w:author="ASUS MAXIMUS IX HERO" w:date="2026-03-01T19:18:00Z">
              <w:rPr>
                <w:rStyle w:val="mord"/>
              </w:rPr>
            </w:rPrChange>
          </w:rPr>
          <w:t>−2</w:t>
        </w:r>
        <w:r w:rsidRPr="00DA15A5">
          <w:rPr>
            <w:rStyle w:val="mpunct"/>
            <w:rFonts w:ascii="Times New Roman" w:hAnsi="Times New Roman" w:cs="Times New Roman"/>
            <w:rPrChange w:id="808" w:author="ASUS MAXIMUS IX HERO" w:date="2026-03-01T19:18:00Z">
              <w:rPr>
                <w:rStyle w:val="mpunct"/>
              </w:rPr>
            </w:rPrChange>
          </w:rPr>
          <w:t>,</w:t>
        </w:r>
        <w:r w:rsidRPr="00DA15A5">
          <w:rPr>
            <w:rStyle w:val="mord"/>
            <w:rFonts w:ascii="Times New Roman" w:hAnsi="Times New Roman" w:cs="Times New Roman"/>
            <w:rPrChange w:id="809" w:author="ASUS MAXIMUS IX HERO" w:date="2026-03-01T19:18:00Z">
              <w:rPr>
                <w:rStyle w:val="mord"/>
              </w:rPr>
            </w:rPrChange>
          </w:rPr>
          <w:t>2</w:t>
        </w:r>
        <w:r w:rsidRPr="00DA15A5">
          <w:rPr>
            <w:rStyle w:val="mclose"/>
            <w:rFonts w:ascii="Times New Roman" w:hAnsi="Times New Roman" w:cs="Times New Roman"/>
            <w:rPrChange w:id="810" w:author="ASUS MAXIMUS IX HERO" w:date="2026-03-01T19:18:00Z">
              <w:rPr>
                <w:rStyle w:val="mclose"/>
              </w:rPr>
            </w:rPrChange>
          </w:rPr>
          <w:t>)</w:t>
        </w:r>
        <w:r w:rsidRPr="00DA15A5">
          <w:rPr>
            <w:rFonts w:ascii="Times New Roman" w:hAnsi="Times New Roman" w:cs="Times New Roman"/>
            <w:rPrChange w:id="811" w:author="ASUS MAXIMUS IX HERO" w:date="2026-03-01T19:18:00Z">
              <w:rPr/>
            </w:rPrChange>
          </w:rPr>
          <w:t xml:space="preserve"> with steps of </w:t>
        </w:r>
      </w:ins>
      <m:oMath>
        <m:sSup>
          <m:sSupPr>
            <m:ctrlPr>
              <w:ins w:id="812" w:author="ASUS MAXIMUS IX HERO" w:date="2026-02-26T13:41:00Z">
                <w:rPr>
                  <w:rFonts w:ascii="Cambria Math" w:hAnsi="Cambria Math" w:cs="Times New Roman"/>
                </w:rPr>
              </w:ins>
            </m:ctrlPr>
          </m:sSupPr>
          <m:e>
            <m:r>
              <w:ins w:id="813" w:author="ASUS MAXIMUS IX HERO" w:date="2026-02-26T13:41:00Z">
                <w:rPr>
                  <w:rFonts w:ascii="Cambria Math" w:hAnsi="Cambria Math" w:cs="Times New Roman"/>
                </w:rPr>
                <m:t>2</m:t>
              </w:ins>
            </m:r>
          </m:e>
          <m:sup>
            <m:r>
              <w:ins w:id="814" w:author="ASUS MAXIMUS IX HERO" w:date="2026-02-26T13:41:00Z">
                <w:rPr>
                  <w:rFonts w:ascii="Cambria Math" w:hAnsi="Cambria Math" w:cs="Times New Roman"/>
                </w:rPr>
                <m:t>-7</m:t>
              </w:ins>
            </m:r>
          </m:sup>
        </m:sSup>
      </m:oMath>
      <w:ins w:id="815" w:author="ASUS MAXIMUS IX HERO" w:date="2026-02-26T13:40:00Z">
        <w:r w:rsidRPr="00DA15A5">
          <w:rPr>
            <w:rFonts w:ascii="Times New Roman" w:hAnsi="Times New Roman" w:cs="Times New Roman"/>
            <w:rPrChange w:id="816" w:author="ASUS MAXIMUS IX HERO" w:date="2026-03-01T19:18:00Z">
              <w:rPr/>
            </w:rPrChange>
          </w:rPr>
          <w:t>. The key benefit is that multiplications and additions become integer operations, which map efficiently to FPGA DSP blocks and LUT fabric.</w:t>
        </w:r>
      </w:ins>
    </w:p>
    <w:p w:rsidR="00DA15A5" w:rsidRPr="00DA15A5" w:rsidRDefault="00DA15A5" w:rsidP="000F396D">
      <w:pPr>
        <w:pStyle w:val="BodyText"/>
        <w:rPr>
          <w:ins w:id="817" w:author="ASUS MAXIMUS IX HERO" w:date="2026-02-26T11:37:00Z"/>
          <w:rFonts w:ascii="Times New Roman" w:hAnsi="Times New Roman" w:cs="Times New Roman"/>
        </w:rPr>
      </w:pPr>
      <w:ins w:id="818" w:author="ASUS MAXIMUS IX HERO" w:date="2026-03-01T19:12:00Z">
        <w:r w:rsidRPr="00DA15A5">
          <w:rPr>
            <w:rFonts w:ascii="Times New Roman" w:hAnsi="Times New Roman" w:cs="Times New Roman"/>
            <w:noProof/>
            <w:lang w:eastAsia="en-US"/>
          </w:rPr>
          <w:drawing>
            <wp:inline distT="0" distB="0" distL="0" distR="0" wp14:anchorId="6FFB93BC" wp14:editId="2A37815A">
              <wp:extent cx="5943600" cy="3244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44850"/>
                      </a:xfrm>
                      <a:prstGeom prst="rect">
                        <a:avLst/>
                      </a:prstGeom>
                    </pic:spPr>
                  </pic:pic>
                </a:graphicData>
              </a:graphic>
            </wp:inline>
          </w:drawing>
        </w:r>
      </w:ins>
    </w:p>
    <w:p w:rsidR="002470D7" w:rsidRPr="00DA15A5" w:rsidRDefault="002470D7" w:rsidP="002470D7">
      <w:pPr>
        <w:pStyle w:val="NormalWeb"/>
        <w:rPr>
          <w:ins w:id="819" w:author="ASUS MAXIMUS IX HERO" w:date="2026-02-26T13:41:00Z"/>
        </w:rPr>
      </w:pPr>
      <w:ins w:id="820" w:author="ASUS MAXIMUS IX HERO" w:date="2026-02-26T13:41:00Z">
        <w:r w:rsidRPr="00DA15A5">
          <w:rPr>
            <w:rStyle w:val="Strong"/>
          </w:rPr>
          <w:t>[Figure TB-4: Fixed-point Q-format illustration.]</w:t>
        </w:r>
        <w:r w:rsidRPr="00DA15A5">
          <w:br/>
        </w:r>
        <w:r w:rsidRPr="00DA15A5">
          <w:rPr>
            <w:rStyle w:val="Emphasis"/>
          </w:rPr>
          <w:t>Placeholder: Diagram showing integer bits, fractional bits, sign bit, and binary point.</w:t>
        </w:r>
      </w:ins>
    </w:p>
    <w:p w:rsidR="002470D7" w:rsidRPr="00DA15A5" w:rsidRDefault="002470D7" w:rsidP="002470D7">
      <w:pPr>
        <w:pStyle w:val="Heading4"/>
        <w:rPr>
          <w:ins w:id="821" w:author="ASUS MAXIMUS IX HERO" w:date="2026-02-26T13:41:00Z"/>
          <w:rFonts w:ascii="Times New Roman" w:hAnsi="Times New Roman" w:cs="Times New Roman"/>
          <w:rPrChange w:id="822" w:author="ASUS MAXIMUS IX HERO" w:date="2026-03-01T19:18:00Z">
            <w:rPr>
              <w:ins w:id="823" w:author="ASUS MAXIMUS IX HERO" w:date="2026-02-26T13:41:00Z"/>
            </w:rPr>
          </w:rPrChange>
        </w:rPr>
      </w:pPr>
      <w:ins w:id="824" w:author="ASUS MAXIMUS IX HERO" w:date="2026-02-26T13:41:00Z">
        <w:r w:rsidRPr="00DA15A5">
          <w:rPr>
            <w:rFonts w:ascii="Times New Roman" w:hAnsi="Times New Roman" w:cs="Times New Roman"/>
            <w:rPrChange w:id="825" w:author="ASUS MAXIMUS IX HERO" w:date="2026-03-01T19:18:00Z">
              <w:rPr/>
            </w:rPrChange>
          </w:rPr>
          <w:t>3.3 Multiply–accumulate growth and scaling</w:t>
        </w:r>
      </w:ins>
    </w:p>
    <w:p w:rsidR="002470D7" w:rsidRPr="00DA15A5" w:rsidRDefault="002470D7" w:rsidP="002470D7">
      <w:pPr>
        <w:pStyle w:val="NormalWeb"/>
        <w:rPr>
          <w:ins w:id="826" w:author="ASUS MAXIMUS IX HERO" w:date="2026-02-26T13:41:00Z"/>
        </w:rPr>
      </w:pPr>
      <w:ins w:id="827" w:author="ASUS MAXIMUS IX HERO" w:date="2026-02-26T13:41:00Z">
        <w:r w:rsidRPr="00DA15A5">
          <w:t xml:space="preserve">In fixed-point MAC operations, bit widths grow through multiplication and accumulation. If weights and inputs are </w:t>
        </w:r>
        <w:r w:rsidRPr="00DA15A5">
          <w:rPr>
            <w:rStyle w:val="katex-mathml"/>
            <w:rFonts w:eastAsiaTheme="majorEastAsia"/>
          </w:rPr>
          <w:t>B</w:t>
        </w:r>
        <w:r w:rsidRPr="00DA15A5">
          <w:t xml:space="preserve">-bit signed values, the product is approximately </w:t>
        </w:r>
        <w:r w:rsidRPr="00DA15A5">
          <w:rPr>
            <w:rStyle w:val="katex-mathml"/>
            <w:rFonts w:eastAsiaTheme="majorEastAsia"/>
          </w:rPr>
          <w:t>2B</w:t>
        </w:r>
        <w:r w:rsidRPr="00DA15A5">
          <w:t xml:space="preserve"> bits, and summing multiple products requires additional guard bits. Hardware ANN implementations commonly widen the accumulator and then apply scaling/clamping before activation to avoid overflow while keeping later stages tractable. [10] This motivates the thesis approach of defining consistent widths/scaling factors (e.g., in a global VHDL configuration module) so that the datapath remains numerically stable while minimizing resource usage.</w:t>
        </w:r>
      </w:ins>
    </w:p>
    <w:p w:rsidR="002470D7" w:rsidRPr="00DA15A5" w:rsidRDefault="002470D7" w:rsidP="002470D7">
      <w:pPr>
        <w:pStyle w:val="Heading4"/>
        <w:rPr>
          <w:ins w:id="828" w:author="ASUS MAXIMUS IX HERO" w:date="2026-02-26T13:41:00Z"/>
          <w:rFonts w:ascii="Times New Roman" w:hAnsi="Times New Roman" w:cs="Times New Roman"/>
          <w:rPrChange w:id="829" w:author="ASUS MAXIMUS IX HERO" w:date="2026-03-01T19:18:00Z">
            <w:rPr>
              <w:ins w:id="830" w:author="ASUS MAXIMUS IX HERO" w:date="2026-02-26T13:41:00Z"/>
            </w:rPr>
          </w:rPrChange>
        </w:rPr>
      </w:pPr>
      <w:ins w:id="831" w:author="ASUS MAXIMUS IX HERO" w:date="2026-02-26T13:41:00Z">
        <w:r w:rsidRPr="00DA15A5">
          <w:rPr>
            <w:rFonts w:ascii="Times New Roman" w:hAnsi="Times New Roman" w:cs="Times New Roman"/>
            <w:rPrChange w:id="832" w:author="ASUS MAXIMUS IX HERO" w:date="2026-03-01T19:18:00Z">
              <w:rPr/>
            </w:rPrChange>
          </w:rPr>
          <w:t>3.4 Quantization effects</w:t>
        </w:r>
      </w:ins>
    </w:p>
    <w:p w:rsidR="002470D7" w:rsidRPr="00DA15A5" w:rsidRDefault="002470D7" w:rsidP="002470D7">
      <w:pPr>
        <w:pStyle w:val="NormalWeb"/>
        <w:rPr>
          <w:ins w:id="833" w:author="ASUS MAXIMUS IX HERO" w:date="2026-02-26T13:41:00Z"/>
        </w:rPr>
      </w:pPr>
      <w:ins w:id="834" w:author="ASUS MAXIMUS IX HERO" w:date="2026-02-26T13:41:00Z">
        <w:r w:rsidRPr="00DA15A5">
          <w:t xml:space="preserve">Quantization introduces rounding error and potential saturation error (overflow/clipping). From a theoretical viewpoint, quantization can be interpreted as adding bounded noise to weights/activations, which may or may not affect the classification boundary depending on </w:t>
        </w:r>
      </w:ins>
      <w:ins w:id="835" w:author="ASUS MAXIMUS IX HERO" w:date="2026-02-26T14:07:00Z">
        <w:r w:rsidR="00C74677" w:rsidRPr="00DA15A5">
          <w:t xml:space="preserve">the </w:t>
        </w:r>
      </w:ins>
      <w:ins w:id="836" w:author="ASUS MAXIMUS IX HERO" w:date="2026-02-26T13:41:00Z">
        <w:r w:rsidRPr="00DA15A5">
          <w:t xml:space="preserve">margin. FPGA acceleration literature stresses that the correct approach is empirical validation: </w:t>
        </w:r>
        <w:r w:rsidRPr="00DA15A5">
          <w:lastRenderedPageBreak/>
          <w:t>select a precision that meets hardware constraints and verify that task-level performance remains acceptable. [11], [15] In this thesis, the fixed-point model is validated against the floating-point baseline</w:t>
        </w:r>
      </w:ins>
      <w:ins w:id="837" w:author="ASUS MAXIMUS IX HERO" w:date="2026-02-26T14:07:00Z">
        <w:r w:rsidR="00C74677" w:rsidRPr="00DA15A5">
          <w:t>,</w:t>
        </w:r>
      </w:ins>
      <w:ins w:id="838" w:author="ASUS MAXIMUS IX HERO" w:date="2026-02-26T13:41:00Z">
        <w:r w:rsidRPr="00DA15A5">
          <w:t xml:space="preserve"> and RTL results are verified against software-generated golden vectors (discussed later in the implementation/evaluation chapters).</w:t>
        </w:r>
      </w:ins>
    </w:p>
    <w:p w:rsidR="002470D7" w:rsidRPr="00DA15A5" w:rsidRDefault="002470D7" w:rsidP="002470D7">
      <w:pPr>
        <w:pStyle w:val="Heading3"/>
        <w:rPr>
          <w:ins w:id="839" w:author="ASUS MAXIMUS IX HERO" w:date="2026-02-26T13:42:00Z"/>
          <w:rFonts w:ascii="Times New Roman" w:hAnsi="Times New Roman" w:cs="Times New Roman"/>
          <w:rPrChange w:id="840" w:author="ASUS MAXIMUS IX HERO" w:date="2026-03-01T19:18:00Z">
            <w:rPr>
              <w:ins w:id="841" w:author="ASUS MAXIMUS IX HERO" w:date="2026-02-26T13:42:00Z"/>
            </w:rPr>
          </w:rPrChange>
        </w:rPr>
      </w:pPr>
      <w:bookmarkStart w:id="842" w:name="_Toc223292344"/>
      <w:ins w:id="843" w:author="ASUS MAXIMUS IX HERO" w:date="2026-02-26T13:42:00Z">
        <w:r w:rsidRPr="00DA15A5">
          <w:rPr>
            <w:rFonts w:ascii="Times New Roman" w:hAnsi="Times New Roman" w:cs="Times New Roman"/>
            <w:rPrChange w:id="844" w:author="ASUS MAXIMUS IX HERO" w:date="2026-03-01T19:18:00Z">
              <w:rPr/>
            </w:rPrChange>
          </w:rPr>
          <w:t>4) LUT-Based Activation Approximation</w:t>
        </w:r>
        <w:bookmarkEnd w:id="842"/>
      </w:ins>
    </w:p>
    <w:p w:rsidR="002470D7" w:rsidRPr="00DA15A5" w:rsidRDefault="002470D7" w:rsidP="002470D7">
      <w:pPr>
        <w:pStyle w:val="Heading4"/>
        <w:rPr>
          <w:ins w:id="845" w:author="ASUS MAXIMUS IX HERO" w:date="2026-02-26T13:42:00Z"/>
          <w:rFonts w:ascii="Times New Roman" w:hAnsi="Times New Roman" w:cs="Times New Roman"/>
          <w:rPrChange w:id="846" w:author="ASUS MAXIMUS IX HERO" w:date="2026-03-01T19:18:00Z">
            <w:rPr>
              <w:ins w:id="847" w:author="ASUS MAXIMUS IX HERO" w:date="2026-02-26T13:42:00Z"/>
            </w:rPr>
          </w:rPrChange>
        </w:rPr>
      </w:pPr>
      <w:ins w:id="848" w:author="ASUS MAXIMUS IX HERO" w:date="2026-02-26T13:42:00Z">
        <w:r w:rsidRPr="00DA15A5">
          <w:rPr>
            <w:rFonts w:ascii="Times New Roman" w:hAnsi="Times New Roman" w:cs="Times New Roman"/>
            <w:rPrChange w:id="849" w:author="ASUS MAXIMUS IX HERO" w:date="2026-03-01T19:18:00Z">
              <w:rPr/>
            </w:rPrChange>
          </w:rPr>
          <w:t xml:space="preserve">4.1 Motivation: </w:t>
        </w:r>
      </w:ins>
      <w:ins w:id="850" w:author="ASUS MAXIMUS IX HERO" w:date="2026-02-26T13:43:00Z">
        <w:r w:rsidRPr="00DA15A5">
          <w:rPr>
            <w:rFonts w:ascii="Times New Roman" w:hAnsi="Times New Roman" w:cs="Times New Roman"/>
            <w:rPrChange w:id="851" w:author="ASUS MAXIMUS IX HERO" w:date="2026-03-01T19:18:00Z">
              <w:rPr/>
            </w:rPrChange>
          </w:rPr>
          <w:t>Nonlinear</w:t>
        </w:r>
      </w:ins>
      <w:ins w:id="852" w:author="ASUS MAXIMUS IX HERO" w:date="2026-02-26T13:42:00Z">
        <w:r w:rsidRPr="00DA15A5">
          <w:rPr>
            <w:rFonts w:ascii="Times New Roman" w:hAnsi="Times New Roman" w:cs="Times New Roman"/>
            <w:rPrChange w:id="853" w:author="ASUS MAXIMUS IX HERO" w:date="2026-03-01T19:18:00Z">
              <w:rPr/>
            </w:rPrChange>
          </w:rPr>
          <w:t xml:space="preserve"> functions in digital logic</w:t>
        </w:r>
      </w:ins>
    </w:p>
    <w:p w:rsidR="002470D7" w:rsidRPr="00DA15A5" w:rsidRDefault="002470D7" w:rsidP="002470D7">
      <w:pPr>
        <w:pStyle w:val="NormalWeb"/>
        <w:rPr>
          <w:ins w:id="854" w:author="ASUS MAXIMUS IX HERO" w:date="2026-02-26T13:42:00Z"/>
        </w:rPr>
      </w:pPr>
      <w:ins w:id="855" w:author="ASUS MAXIMUS IX HERO" w:date="2026-02-26T13:42:00Z">
        <w:r w:rsidRPr="00DA15A5">
          <w:t>Nonlinear activations such as sigmoid involve exponentials and division, which are not efficient to implement directly in RTL. Hardware ANN literature explicitly notes that tanh/sigmoid are “not suitable” for direct digital implementation because of the exponential series</w:t>
        </w:r>
      </w:ins>
      <w:ins w:id="856" w:author="ASUS MAXIMUS IX HERO" w:date="2026-02-26T14:08:00Z">
        <w:r w:rsidR="00C74677" w:rsidRPr="00DA15A5">
          <w:t>,</w:t>
        </w:r>
      </w:ins>
      <w:ins w:id="857" w:author="ASUS MAXIMUS IX HERO" w:date="2026-02-26T13:42:00Z">
        <w:r w:rsidRPr="00DA15A5">
          <w:t xml:space="preserve"> and instead uses LUT approximation as a practical workaround. [10] The LUT method replaces arithmetic complexity with a memory access, which is predictable and efficient on </w:t>
        </w:r>
      </w:ins>
      <w:ins w:id="858" w:author="ASUS MAXIMUS IX HERO" w:date="2026-02-26T13:43:00Z">
        <w:r w:rsidRPr="00DA15A5">
          <w:t xml:space="preserve">an </w:t>
        </w:r>
      </w:ins>
      <w:ins w:id="859" w:author="ASUS MAXIMUS IX HERO" w:date="2026-02-26T13:42:00Z">
        <w:r w:rsidRPr="00DA15A5">
          <w:t>FPGA due to dedicated block RAM.</w:t>
        </w:r>
      </w:ins>
    </w:p>
    <w:p w:rsidR="002470D7" w:rsidRPr="00DA15A5" w:rsidRDefault="002470D7" w:rsidP="002470D7">
      <w:pPr>
        <w:pStyle w:val="Heading4"/>
        <w:rPr>
          <w:ins w:id="860" w:author="ASUS MAXIMUS IX HERO" w:date="2026-02-26T13:42:00Z"/>
          <w:rFonts w:ascii="Times New Roman" w:hAnsi="Times New Roman" w:cs="Times New Roman"/>
          <w:rPrChange w:id="861" w:author="ASUS MAXIMUS IX HERO" w:date="2026-03-01T19:18:00Z">
            <w:rPr>
              <w:ins w:id="862" w:author="ASUS MAXIMUS IX HERO" w:date="2026-02-26T13:42:00Z"/>
            </w:rPr>
          </w:rPrChange>
        </w:rPr>
      </w:pPr>
      <w:ins w:id="863" w:author="ASUS MAXIMUS IX HERO" w:date="2026-02-26T13:42:00Z">
        <w:r w:rsidRPr="00DA15A5">
          <w:rPr>
            <w:rFonts w:ascii="Times New Roman" w:hAnsi="Times New Roman" w:cs="Times New Roman"/>
            <w:rPrChange w:id="864" w:author="ASUS MAXIMUS IX HERO" w:date="2026-03-01T19:18:00Z">
              <w:rPr/>
            </w:rPrChange>
          </w:rPr>
          <w:t>4.2 LUT design: range, resolution, and addressing</w:t>
        </w:r>
      </w:ins>
    </w:p>
    <w:p w:rsidR="002470D7" w:rsidRPr="00DA15A5" w:rsidRDefault="002470D7" w:rsidP="002470D7">
      <w:pPr>
        <w:pStyle w:val="NormalWeb"/>
        <w:rPr>
          <w:ins w:id="865" w:author="ASUS MAXIMUS IX HERO" w:date="2026-02-26T13:42:00Z"/>
        </w:rPr>
      </w:pPr>
      <w:ins w:id="866" w:author="ASUS MAXIMUS IX HERO" w:date="2026-02-26T13:42:00Z">
        <w:r w:rsidRPr="00DA15A5">
          <w:t xml:space="preserve">A sigmoid LUT is created by sampling </w:t>
        </w:r>
        <w:r w:rsidRPr="00DA15A5">
          <w:rPr>
            <w:rStyle w:val="mord"/>
          </w:rPr>
          <w:t>σ</w:t>
        </w:r>
        <w:r w:rsidRPr="00DA15A5">
          <w:rPr>
            <w:rStyle w:val="mopen"/>
          </w:rPr>
          <w:t>(</w:t>
        </w:r>
        <w:r w:rsidRPr="00DA15A5">
          <w:rPr>
            <w:rStyle w:val="mord"/>
          </w:rPr>
          <w:t>z</w:t>
        </w:r>
        <w:r w:rsidRPr="00DA15A5">
          <w:rPr>
            <w:rStyle w:val="mclose"/>
          </w:rPr>
          <w:t>)</w:t>
        </w:r>
        <w:r w:rsidRPr="00DA15A5">
          <w:t xml:space="preserve"> over a finite input range </w:t>
        </w:r>
        <w:r w:rsidRPr="00DA15A5">
          <w:rPr>
            <w:rStyle w:val="mopen"/>
          </w:rPr>
          <w:t>[</w:t>
        </w:r>
        <w:r w:rsidRPr="00DA15A5">
          <w:rPr>
            <w:rStyle w:val="mord"/>
          </w:rPr>
          <w:t>z</w:t>
        </w:r>
        <w:r w:rsidRPr="00DA15A5">
          <w:rPr>
            <w:rStyle w:val="mtight"/>
            <w:rFonts w:eastAsiaTheme="majorEastAsia"/>
          </w:rPr>
          <w:t>min</w:t>
        </w:r>
        <w:r w:rsidRPr="00DA15A5">
          <w:rPr>
            <w:rStyle w:val="vlist-s"/>
            <w:rFonts w:eastAsiaTheme="majorEastAsia"/>
          </w:rPr>
          <w:t>​</w:t>
        </w:r>
        <w:r w:rsidRPr="00DA15A5">
          <w:rPr>
            <w:rStyle w:val="mpunct"/>
          </w:rPr>
          <w:t>,</w:t>
        </w:r>
        <w:r w:rsidRPr="00DA15A5">
          <w:rPr>
            <w:rStyle w:val="mord"/>
          </w:rPr>
          <w:t>z</w:t>
        </w:r>
        <w:r w:rsidRPr="00DA15A5">
          <w:rPr>
            <w:rStyle w:val="mtight"/>
            <w:rFonts w:eastAsiaTheme="majorEastAsia"/>
          </w:rPr>
          <w:t>max</w:t>
        </w:r>
        <w:r w:rsidRPr="00DA15A5">
          <w:rPr>
            <w:rStyle w:val="vlist-s"/>
            <w:rFonts w:eastAsiaTheme="majorEastAsia"/>
          </w:rPr>
          <w:t>​</w:t>
        </w:r>
        <w:r w:rsidRPr="00DA15A5">
          <w:rPr>
            <w:rStyle w:val="mclose"/>
          </w:rPr>
          <w:t>]</w:t>
        </w:r>
        <w:r w:rsidRPr="00DA15A5">
          <w:t xml:space="preserve">. Values outside this range can be clamped because sigmoid saturates. The LUT address is typically derived from a scaled version of the fixed-point pre-activation </w:t>
        </w:r>
        <w:r w:rsidRPr="00DA15A5">
          <w:rPr>
            <w:rStyle w:val="katex-mathml"/>
          </w:rPr>
          <w:t>z</w:t>
        </w:r>
        <w:r w:rsidRPr="00DA15A5">
          <w:t>. Key parameters are:</w:t>
        </w:r>
      </w:ins>
    </w:p>
    <w:p w:rsidR="002470D7" w:rsidRPr="00DA15A5" w:rsidRDefault="002470D7" w:rsidP="002470D7">
      <w:pPr>
        <w:pStyle w:val="NormalWeb"/>
        <w:numPr>
          <w:ilvl w:val="0"/>
          <w:numId w:val="26"/>
        </w:numPr>
        <w:rPr>
          <w:ins w:id="867" w:author="ASUS MAXIMUS IX HERO" w:date="2026-02-26T13:42:00Z"/>
        </w:rPr>
      </w:pPr>
      <w:ins w:id="868" w:author="ASUS MAXIMUS IX HERO" w:date="2026-02-26T13:42:00Z">
        <w:r w:rsidRPr="00DA15A5">
          <w:t xml:space="preserve">LUT address width </w:t>
        </w:r>
        <w:r w:rsidRPr="00DA15A5">
          <w:rPr>
            <w:rStyle w:val="katex-mathml"/>
          </w:rPr>
          <w:t>A</w:t>
        </w:r>
        <w:r w:rsidRPr="00DA15A5">
          <w:t xml:space="preserve"> → LUT size </w:t>
        </w:r>
      </w:ins>
      <m:oMath>
        <m:sSup>
          <m:sSupPr>
            <m:ctrlPr>
              <w:ins w:id="869" w:author="ASUS MAXIMUS IX HERO" w:date="2026-02-26T13:44:00Z">
                <w:rPr>
                  <w:rFonts w:ascii="Cambria Math" w:hAnsi="Cambria Math"/>
                </w:rPr>
              </w:ins>
            </m:ctrlPr>
          </m:sSupPr>
          <m:e>
            <m:r>
              <w:ins w:id="870" w:author="ASUS MAXIMUS IX HERO" w:date="2026-02-26T13:44:00Z">
                <w:rPr>
                  <w:rFonts w:ascii="Cambria Math" w:hAnsi="Cambria Math"/>
                </w:rPr>
                <m:t>2</m:t>
              </w:ins>
            </m:r>
          </m:e>
          <m:sup>
            <m:r>
              <w:ins w:id="871" w:author="ASUS MAXIMUS IX HERO" w:date="2026-02-26T13:44:00Z">
                <w:rPr>
                  <w:rFonts w:ascii="Cambria Math" w:hAnsi="Cambria Math"/>
                </w:rPr>
                <m:t>A</m:t>
              </w:ins>
            </m:r>
          </m:sup>
        </m:sSup>
      </m:oMath>
      <w:ins w:id="872" w:author="ASUS MAXIMUS IX HERO" w:date="2026-02-26T13:42:00Z">
        <w:r w:rsidRPr="00DA15A5">
          <w:t xml:space="preserve"> entries</w:t>
        </w:r>
      </w:ins>
    </w:p>
    <w:p w:rsidR="002470D7" w:rsidRPr="00DA15A5" w:rsidRDefault="002470D7" w:rsidP="002470D7">
      <w:pPr>
        <w:pStyle w:val="NormalWeb"/>
        <w:numPr>
          <w:ilvl w:val="0"/>
          <w:numId w:val="26"/>
        </w:numPr>
        <w:rPr>
          <w:ins w:id="873" w:author="ASUS MAXIMUS IX HERO" w:date="2026-02-26T13:42:00Z"/>
        </w:rPr>
      </w:pPr>
      <w:ins w:id="874" w:author="ASUS MAXIMUS IX HERO" w:date="2026-02-26T13:42:00Z">
        <w:r w:rsidRPr="00DA15A5">
          <w:t xml:space="preserve">output width </w:t>
        </w:r>
        <w:r w:rsidRPr="00DA15A5">
          <w:rPr>
            <w:rStyle w:val="mord"/>
          </w:rPr>
          <w:t>Bout</w:t>
        </w:r>
        <w:r w:rsidRPr="00DA15A5">
          <w:rPr>
            <w:rStyle w:val="vlist-s"/>
            <w:rFonts w:eastAsiaTheme="majorEastAsia"/>
          </w:rPr>
          <w:t>​</w:t>
        </w:r>
        <w:r w:rsidRPr="00DA15A5">
          <w:t xml:space="preserve"> → probability resolution</w:t>
        </w:r>
      </w:ins>
    </w:p>
    <w:p w:rsidR="002470D7" w:rsidRPr="00DA15A5" w:rsidRDefault="002470D7" w:rsidP="002470D7">
      <w:pPr>
        <w:pStyle w:val="NormalWeb"/>
        <w:numPr>
          <w:ilvl w:val="0"/>
          <w:numId w:val="26"/>
        </w:numPr>
        <w:rPr>
          <w:ins w:id="875" w:author="ASUS MAXIMUS IX HERO" w:date="2026-03-01T19:14:00Z"/>
        </w:rPr>
      </w:pPr>
      <w:ins w:id="876" w:author="ASUS MAXIMUS IX HERO" w:date="2026-02-26T13:42:00Z">
        <w:r w:rsidRPr="00DA15A5">
          <w:t>input scaling factor → maps accumulator output to LUT index</w:t>
        </w:r>
      </w:ins>
    </w:p>
    <w:p w:rsidR="00DA15A5" w:rsidRPr="00DA15A5" w:rsidRDefault="00DA15A5">
      <w:pPr>
        <w:pStyle w:val="NormalWeb"/>
        <w:rPr>
          <w:ins w:id="877" w:author="ASUS MAXIMUS IX HERO" w:date="2026-03-01T19:14:00Z"/>
        </w:rPr>
        <w:pPrChange w:id="878" w:author="ASUS MAXIMUS IX HERO" w:date="2026-03-01T19:14:00Z">
          <w:pPr>
            <w:pStyle w:val="NormalWeb"/>
            <w:numPr>
              <w:numId w:val="26"/>
            </w:numPr>
            <w:tabs>
              <w:tab w:val="num" w:pos="720"/>
            </w:tabs>
            <w:ind w:left="720" w:hanging="360"/>
          </w:pPr>
        </w:pPrChange>
      </w:pPr>
    </w:p>
    <w:p w:rsidR="00DA15A5" w:rsidRPr="00DA15A5" w:rsidRDefault="00DA15A5">
      <w:pPr>
        <w:pStyle w:val="NormalWeb"/>
        <w:rPr>
          <w:ins w:id="879" w:author="ASUS MAXIMUS IX HERO" w:date="2026-03-01T19:14:00Z"/>
        </w:rPr>
        <w:pPrChange w:id="880" w:author="ASUS MAXIMUS IX HERO" w:date="2026-03-01T19:14:00Z">
          <w:pPr>
            <w:pStyle w:val="NormalWeb"/>
            <w:numPr>
              <w:numId w:val="26"/>
            </w:numPr>
            <w:tabs>
              <w:tab w:val="num" w:pos="720"/>
            </w:tabs>
            <w:ind w:left="720" w:hanging="360"/>
          </w:pPr>
        </w:pPrChange>
      </w:pPr>
    </w:p>
    <w:p w:rsidR="00DA15A5" w:rsidRPr="00DA15A5" w:rsidRDefault="00DA15A5">
      <w:pPr>
        <w:pStyle w:val="NormalWeb"/>
        <w:rPr>
          <w:ins w:id="881" w:author="ASUS MAXIMUS IX HERO" w:date="2026-02-26T13:42:00Z"/>
        </w:rPr>
        <w:pPrChange w:id="882" w:author="ASUS MAXIMUS IX HERO" w:date="2026-03-01T19:14:00Z">
          <w:pPr>
            <w:pStyle w:val="NormalWeb"/>
            <w:numPr>
              <w:numId w:val="26"/>
            </w:numPr>
            <w:tabs>
              <w:tab w:val="num" w:pos="720"/>
            </w:tabs>
            <w:ind w:left="720" w:hanging="360"/>
          </w:pPr>
        </w:pPrChange>
      </w:pPr>
      <w:ins w:id="883" w:author="ASUS MAXIMUS IX HERO" w:date="2026-03-01T19:14:00Z">
        <w:r w:rsidRPr="00DA15A5">
          <w:rPr>
            <w:noProof/>
          </w:rPr>
          <w:lastRenderedPageBreak/>
          <w:drawing>
            <wp:inline distT="0" distB="0" distL="0" distR="0" wp14:anchorId="40202AFE" wp14:editId="6AA2AC7D">
              <wp:extent cx="5943600" cy="3244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44850"/>
                      </a:xfrm>
                      <a:prstGeom prst="rect">
                        <a:avLst/>
                      </a:prstGeom>
                    </pic:spPr>
                  </pic:pic>
                </a:graphicData>
              </a:graphic>
            </wp:inline>
          </w:drawing>
        </w:r>
      </w:ins>
    </w:p>
    <w:p w:rsidR="002470D7" w:rsidRPr="00DA15A5" w:rsidRDefault="002470D7" w:rsidP="002470D7">
      <w:pPr>
        <w:pStyle w:val="NormalWeb"/>
        <w:rPr>
          <w:ins w:id="884" w:author="ASUS MAXIMUS IX HERO" w:date="2026-02-26T13:42:00Z"/>
        </w:rPr>
      </w:pPr>
      <w:ins w:id="885" w:author="ASUS MAXIMUS IX HERO" w:date="2026-02-26T13:42:00Z">
        <w:r w:rsidRPr="00DA15A5">
          <w:rPr>
            <w:rStyle w:val="Strong"/>
          </w:rPr>
          <w:t>[Figure TB-5: Sigmoid LUT mapping and addressing.]</w:t>
        </w:r>
        <w:r w:rsidRPr="00DA15A5">
          <w:br/>
        </w:r>
        <w:r w:rsidRPr="00DA15A5">
          <w:rPr>
            <w:rStyle w:val="Emphasis"/>
          </w:rPr>
          <w:t xml:space="preserve">Placeholder: Show accumulator output </w:t>
        </w:r>
        <w:r w:rsidRPr="00DA15A5">
          <w:rPr>
            <w:rStyle w:val="mord"/>
            <w:i/>
            <w:iCs/>
          </w:rPr>
          <w:t>z</w:t>
        </w:r>
        <w:r w:rsidRPr="00DA15A5">
          <w:rPr>
            <w:rStyle w:val="Emphasis"/>
          </w:rPr>
          <w:t xml:space="preserve"> → scaling/clamping → LUT address → LUT output </w:t>
        </w:r>
      </w:ins>
      <m:oMath>
        <m:acc>
          <m:accPr>
            <m:ctrlPr>
              <w:ins w:id="886" w:author="ASUS MAXIMUS IX HERO" w:date="2026-02-26T13:45:00Z">
                <w:rPr>
                  <w:rStyle w:val="Emphasis"/>
                  <w:rFonts w:ascii="Cambria Math" w:hAnsi="Cambria Math"/>
                  <w:i w:val="0"/>
                  <w:iCs w:val="0"/>
                </w:rPr>
              </w:ins>
            </m:ctrlPr>
          </m:accPr>
          <m:e>
            <m:r>
              <w:ins w:id="887" w:author="ASUS MAXIMUS IX HERO" w:date="2026-02-26T13:45:00Z">
                <m:rPr>
                  <m:sty m:val="p"/>
                </m:rPr>
                <w:rPr>
                  <w:rStyle w:val="Emphasis"/>
                  <w:rFonts w:ascii="Cambria Math" w:hAnsi="Cambria Math"/>
                </w:rPr>
                <m:t>p</m:t>
              </w:ins>
            </m:r>
          </m:e>
        </m:acc>
      </m:oMath>
      <w:ins w:id="888" w:author="ASUS MAXIMUS IX HERO" w:date="2026-02-26T13:42:00Z">
        <w:r w:rsidRPr="00DA15A5">
          <w:rPr>
            <w:rStyle w:val="vlist-s"/>
            <w:rFonts w:eastAsiaTheme="majorEastAsia"/>
            <w:i/>
            <w:iCs/>
          </w:rPr>
          <w:t>​</w:t>
        </w:r>
        <w:r w:rsidRPr="00DA15A5">
          <w:rPr>
            <w:rStyle w:val="Emphasis"/>
          </w:rPr>
          <w:t>.</w:t>
        </w:r>
      </w:ins>
    </w:p>
    <w:p w:rsidR="002470D7" w:rsidRPr="00DA15A5" w:rsidRDefault="002470D7" w:rsidP="002470D7">
      <w:pPr>
        <w:pStyle w:val="NormalWeb"/>
        <w:rPr>
          <w:ins w:id="889" w:author="ASUS MAXIMUS IX HERO" w:date="2026-02-26T13:42:00Z"/>
        </w:rPr>
      </w:pPr>
      <w:ins w:id="890" w:author="ASUS MAXIMUS IX HERO" w:date="2026-02-26T13:42:00Z">
        <w:r w:rsidRPr="00DA15A5">
          <w:t>The LUT approach directly supports deterministic hardware timing: one clock for address computation and a memory read (depending on BRAM configuration), which is far simpler than iterative approximations. This is consistent with VHDL-based ANN implementations that emphasize optimization under finite FPGA resources and highlight LUT activations as a standard engineering method rather than an ad-hoc shortcut. [13]</w:t>
        </w:r>
      </w:ins>
    </w:p>
    <w:p w:rsidR="003407E8" w:rsidRPr="00DA15A5" w:rsidRDefault="003407E8" w:rsidP="000F396D">
      <w:pPr>
        <w:pStyle w:val="BodyText"/>
        <w:rPr>
          <w:ins w:id="891" w:author="ASUS MAXIMUS IX HERO" w:date="2026-02-25T23:08:00Z"/>
          <w:rFonts w:ascii="Times New Roman" w:hAnsi="Times New Roman" w:cs="Times New Roman"/>
        </w:rPr>
      </w:pPr>
    </w:p>
    <w:p w:rsidR="003B6E49" w:rsidRPr="00DA15A5" w:rsidRDefault="00686695" w:rsidP="000F396D">
      <w:pPr>
        <w:pStyle w:val="BodyText"/>
        <w:rPr>
          <w:ins w:id="892" w:author="ASUS MAXIMUS IX HERO" w:date="2026-02-26T13:23:00Z"/>
          <w:rFonts w:ascii="Times New Roman" w:hAnsi="Times New Roman" w:cs="Times New Roman"/>
        </w:rPr>
      </w:pPr>
      <w:ins w:id="893" w:author="ASUS MAXIMUS IX HERO" w:date="2026-02-26T13:45:00Z">
        <w:r w:rsidRPr="00DA15A5">
          <w:rPr>
            <w:rFonts w:ascii="Times New Roman" w:hAnsi="Times New Roman" w:cs="Times New Roman"/>
            <w:rPrChange w:id="894" w:author="ASUS MAXIMUS IX HERO" w:date="2026-03-01T19:18:00Z">
              <w:rPr/>
            </w:rPrChange>
          </w:rPr>
          <w:t>The LUT approach directly supports deterministic hardware timing: one clock for address computation and a memory read (depending on BRAM configuration), which is far simpler than iterative approximations. This is consistent with VHDL-based ANN implementations that emphasize optimization under finite FPGA resources and highlight LUT activations as a standard engineering method rather than an ad-hoc shortcut. [13]</w:t>
        </w:r>
      </w:ins>
    </w:p>
    <w:p w:rsidR="00686695" w:rsidRPr="00DA15A5" w:rsidRDefault="00686695" w:rsidP="00686695">
      <w:pPr>
        <w:pStyle w:val="Heading3"/>
        <w:rPr>
          <w:ins w:id="895" w:author="ASUS MAXIMUS IX HERO" w:date="2026-02-26T13:46:00Z"/>
          <w:rFonts w:ascii="Times New Roman" w:hAnsi="Times New Roman" w:cs="Times New Roman"/>
          <w:rPrChange w:id="896" w:author="ASUS MAXIMUS IX HERO" w:date="2026-03-01T19:18:00Z">
            <w:rPr>
              <w:ins w:id="897" w:author="ASUS MAXIMUS IX HERO" w:date="2026-02-26T13:46:00Z"/>
            </w:rPr>
          </w:rPrChange>
        </w:rPr>
      </w:pPr>
      <w:bookmarkStart w:id="898" w:name="_Toc223292345"/>
      <w:ins w:id="899" w:author="ASUS MAXIMUS IX HERO" w:date="2026-02-26T13:46:00Z">
        <w:r w:rsidRPr="00DA15A5">
          <w:rPr>
            <w:rFonts w:ascii="Times New Roman" w:hAnsi="Times New Roman" w:cs="Times New Roman"/>
            <w:rPrChange w:id="900" w:author="ASUS MAXIMUS IX HERO" w:date="2026-03-01T19:18:00Z">
              <w:rPr/>
            </w:rPrChange>
          </w:rPr>
          <w:t>5) FPGA Fundamentals for Neural Inference</w:t>
        </w:r>
        <w:bookmarkEnd w:id="898"/>
      </w:ins>
    </w:p>
    <w:p w:rsidR="00686695" w:rsidRPr="00DA15A5" w:rsidRDefault="00686695" w:rsidP="00686695">
      <w:pPr>
        <w:pStyle w:val="Heading4"/>
        <w:rPr>
          <w:ins w:id="901" w:author="ASUS MAXIMUS IX HERO" w:date="2026-02-26T13:46:00Z"/>
          <w:rFonts w:ascii="Times New Roman" w:hAnsi="Times New Roman" w:cs="Times New Roman"/>
          <w:rPrChange w:id="902" w:author="ASUS MAXIMUS IX HERO" w:date="2026-03-01T19:18:00Z">
            <w:rPr>
              <w:ins w:id="903" w:author="ASUS MAXIMUS IX HERO" w:date="2026-02-26T13:46:00Z"/>
            </w:rPr>
          </w:rPrChange>
        </w:rPr>
      </w:pPr>
      <w:ins w:id="904" w:author="ASUS MAXIMUS IX HERO" w:date="2026-02-26T13:46:00Z">
        <w:r w:rsidRPr="00DA15A5">
          <w:rPr>
            <w:rFonts w:ascii="Times New Roman" w:hAnsi="Times New Roman" w:cs="Times New Roman"/>
            <w:rPrChange w:id="905" w:author="ASUS MAXIMUS IX HERO" w:date="2026-03-01T19:18:00Z">
              <w:rPr/>
            </w:rPrChange>
          </w:rPr>
          <w:t>5.1 FPGA architecture: LUTs, registers, BRAM, DSP</w:t>
        </w:r>
      </w:ins>
    </w:p>
    <w:p w:rsidR="00686695" w:rsidRPr="00DA15A5" w:rsidRDefault="00686695" w:rsidP="00686695">
      <w:pPr>
        <w:pStyle w:val="NormalWeb"/>
        <w:rPr>
          <w:ins w:id="906" w:author="ASUS MAXIMUS IX HERO" w:date="2026-02-26T13:46:00Z"/>
        </w:rPr>
      </w:pPr>
      <w:ins w:id="907" w:author="ASUS MAXIMUS IX HERO" w:date="2026-02-26T13:46:00Z">
        <w:r w:rsidRPr="00DA15A5">
          <w:t>FPGAs provide a heterogeneous resource set:</w:t>
        </w:r>
      </w:ins>
    </w:p>
    <w:p w:rsidR="00686695" w:rsidRPr="00DA15A5" w:rsidRDefault="00686695" w:rsidP="00686695">
      <w:pPr>
        <w:pStyle w:val="NormalWeb"/>
        <w:numPr>
          <w:ilvl w:val="0"/>
          <w:numId w:val="27"/>
        </w:numPr>
        <w:rPr>
          <w:ins w:id="908" w:author="ASUS MAXIMUS IX HERO" w:date="2026-02-26T13:46:00Z"/>
        </w:rPr>
      </w:pPr>
      <w:ins w:id="909" w:author="ASUS MAXIMUS IX HERO" w:date="2026-02-26T13:46:00Z">
        <w:r w:rsidRPr="00DA15A5">
          <w:rPr>
            <w:rStyle w:val="Strong"/>
            <w:rFonts w:eastAsiaTheme="majorEastAsia"/>
          </w:rPr>
          <w:t>LUTs</w:t>
        </w:r>
        <w:r w:rsidRPr="00DA15A5">
          <w:t xml:space="preserve"> for combinational logic</w:t>
        </w:r>
      </w:ins>
    </w:p>
    <w:p w:rsidR="00686695" w:rsidRPr="00DA15A5" w:rsidRDefault="00686695" w:rsidP="00686695">
      <w:pPr>
        <w:pStyle w:val="NormalWeb"/>
        <w:numPr>
          <w:ilvl w:val="0"/>
          <w:numId w:val="27"/>
        </w:numPr>
        <w:rPr>
          <w:ins w:id="910" w:author="ASUS MAXIMUS IX HERO" w:date="2026-02-26T13:46:00Z"/>
        </w:rPr>
      </w:pPr>
      <w:ins w:id="911" w:author="ASUS MAXIMUS IX HERO" w:date="2026-02-26T13:46:00Z">
        <w:r w:rsidRPr="00DA15A5">
          <w:rPr>
            <w:rStyle w:val="Strong"/>
            <w:rFonts w:eastAsiaTheme="majorEastAsia"/>
          </w:rPr>
          <w:t>flip-flops</w:t>
        </w:r>
        <w:r w:rsidRPr="00DA15A5">
          <w:t xml:space="preserve"> for pipelining/state</w:t>
        </w:r>
      </w:ins>
    </w:p>
    <w:p w:rsidR="00686695" w:rsidRPr="00DA15A5" w:rsidRDefault="00686695" w:rsidP="00686695">
      <w:pPr>
        <w:pStyle w:val="NormalWeb"/>
        <w:numPr>
          <w:ilvl w:val="0"/>
          <w:numId w:val="27"/>
        </w:numPr>
        <w:rPr>
          <w:ins w:id="912" w:author="ASUS MAXIMUS IX HERO" w:date="2026-02-26T13:46:00Z"/>
        </w:rPr>
      </w:pPr>
      <w:ins w:id="913" w:author="ASUS MAXIMUS IX HERO" w:date="2026-02-26T13:46:00Z">
        <w:r w:rsidRPr="00DA15A5">
          <w:rPr>
            <w:rStyle w:val="Strong"/>
            <w:rFonts w:eastAsiaTheme="majorEastAsia"/>
          </w:rPr>
          <w:t>block RAM (BRAM)</w:t>
        </w:r>
        <w:r w:rsidRPr="00DA15A5">
          <w:t xml:space="preserve"> for on-chip memories (e.g., LUTs, coefficients)</w:t>
        </w:r>
      </w:ins>
    </w:p>
    <w:p w:rsidR="00686695" w:rsidRPr="00DA15A5" w:rsidRDefault="00686695" w:rsidP="00686695">
      <w:pPr>
        <w:pStyle w:val="NormalWeb"/>
        <w:numPr>
          <w:ilvl w:val="0"/>
          <w:numId w:val="27"/>
        </w:numPr>
        <w:rPr>
          <w:ins w:id="914" w:author="ASUS MAXIMUS IX HERO" w:date="2026-02-26T13:46:00Z"/>
        </w:rPr>
      </w:pPr>
      <w:ins w:id="915" w:author="ASUS MAXIMUS IX HERO" w:date="2026-02-26T13:46:00Z">
        <w:r w:rsidRPr="00DA15A5">
          <w:rPr>
            <w:rStyle w:val="Strong"/>
            <w:rFonts w:eastAsiaTheme="majorEastAsia"/>
          </w:rPr>
          <w:t>DSP blocks</w:t>
        </w:r>
        <w:r w:rsidRPr="00DA15A5">
          <w:t xml:space="preserve"> for efficient multiply–accumulate operations</w:t>
        </w:r>
      </w:ins>
    </w:p>
    <w:p w:rsidR="00686695" w:rsidRPr="00DA15A5" w:rsidRDefault="00686695" w:rsidP="00686695">
      <w:pPr>
        <w:pStyle w:val="NormalWeb"/>
        <w:rPr>
          <w:ins w:id="916" w:author="ASUS MAXIMUS IX HERO" w:date="2026-03-01T19:17:00Z"/>
        </w:rPr>
      </w:pPr>
      <w:ins w:id="917" w:author="ASUS MAXIMUS IX HERO" w:date="2026-02-26T13:46:00Z">
        <w:r w:rsidRPr="00DA15A5">
          <w:lastRenderedPageBreak/>
          <w:t>Digital design texts describe how RTL constructs are synthesized into these primitives via synthesis and implementation (mapping, placement, routing) before generating a configuration bitstream. [12] For neural inference, this resource set aligns naturally with the computational structure: MAC operations map to DSPs/logic, weights and LUTs map to BRAM or distributed memory, and pipeline registers map to flip-flops.</w:t>
        </w:r>
      </w:ins>
    </w:p>
    <w:p w:rsidR="00DA15A5" w:rsidRPr="00DA15A5" w:rsidRDefault="00DA15A5" w:rsidP="00686695">
      <w:pPr>
        <w:pStyle w:val="NormalWeb"/>
        <w:rPr>
          <w:ins w:id="918" w:author="ASUS MAXIMUS IX HERO" w:date="2026-02-26T13:46:00Z"/>
        </w:rPr>
      </w:pPr>
      <w:ins w:id="919" w:author="ASUS MAXIMUS IX HERO" w:date="2026-03-01T19:17:00Z">
        <w:r w:rsidRPr="00DA15A5">
          <w:rPr>
            <w:noProof/>
          </w:rPr>
          <w:drawing>
            <wp:inline distT="0" distB="0" distL="0" distR="0" wp14:anchorId="3C738B92" wp14:editId="29265B9A">
              <wp:extent cx="5943600" cy="3244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244850"/>
                      </a:xfrm>
                      <a:prstGeom prst="rect">
                        <a:avLst/>
                      </a:prstGeom>
                    </pic:spPr>
                  </pic:pic>
                </a:graphicData>
              </a:graphic>
            </wp:inline>
          </w:drawing>
        </w:r>
      </w:ins>
    </w:p>
    <w:p w:rsidR="00686695" w:rsidRPr="00DA15A5" w:rsidRDefault="00686695" w:rsidP="00686695">
      <w:pPr>
        <w:pStyle w:val="NormalWeb"/>
        <w:rPr>
          <w:ins w:id="920" w:author="ASUS MAXIMUS IX HERO" w:date="2026-02-26T13:46:00Z"/>
        </w:rPr>
      </w:pPr>
      <w:ins w:id="921" w:author="ASUS MAXIMUS IX HERO" w:date="2026-02-26T13:46:00Z">
        <w:r w:rsidRPr="00DA15A5">
          <w:rPr>
            <w:rStyle w:val="Strong"/>
          </w:rPr>
          <w:t>[Figure TB-6: FPGA resource map for neural inference.]</w:t>
        </w:r>
        <w:r w:rsidRPr="00DA15A5">
          <w:br/>
        </w:r>
        <w:r w:rsidRPr="00DA15A5">
          <w:rPr>
            <w:rStyle w:val="Emphasis"/>
          </w:rPr>
          <w:t>Placeholder: block diagram showing LUT/FF fabric, BRAM blocks, DSP blocks, and routing network.</w:t>
        </w:r>
      </w:ins>
    </w:p>
    <w:p w:rsidR="00686695" w:rsidRPr="00DA15A5" w:rsidRDefault="00686695" w:rsidP="00686695">
      <w:pPr>
        <w:pStyle w:val="Heading4"/>
        <w:rPr>
          <w:ins w:id="922" w:author="ASUS MAXIMUS IX HERO" w:date="2026-02-26T13:46:00Z"/>
          <w:rFonts w:ascii="Times New Roman" w:hAnsi="Times New Roman" w:cs="Times New Roman"/>
          <w:rPrChange w:id="923" w:author="ASUS MAXIMUS IX HERO" w:date="2026-03-01T19:18:00Z">
            <w:rPr>
              <w:ins w:id="924" w:author="ASUS MAXIMUS IX HERO" w:date="2026-02-26T13:46:00Z"/>
            </w:rPr>
          </w:rPrChange>
        </w:rPr>
      </w:pPr>
      <w:ins w:id="925" w:author="ASUS MAXIMUS IX HERO" w:date="2026-02-26T13:46:00Z">
        <w:r w:rsidRPr="00DA15A5">
          <w:rPr>
            <w:rFonts w:ascii="Times New Roman" w:hAnsi="Times New Roman" w:cs="Times New Roman"/>
            <w:rPrChange w:id="926" w:author="ASUS MAXIMUS IX HERO" w:date="2026-03-01T19:18:00Z">
              <w:rPr/>
            </w:rPrChange>
          </w:rPr>
          <w:t>5.2 Parallelism and pipelining</w:t>
        </w:r>
      </w:ins>
    </w:p>
    <w:p w:rsidR="00686695" w:rsidRPr="00DA15A5" w:rsidRDefault="00686695" w:rsidP="00686695">
      <w:pPr>
        <w:pStyle w:val="NormalWeb"/>
        <w:rPr>
          <w:ins w:id="927" w:author="ASUS MAXIMUS IX HERO" w:date="2026-02-26T13:46:00Z"/>
        </w:rPr>
      </w:pPr>
      <w:ins w:id="928" w:author="ASUS MAXIMUS IX HERO" w:date="2026-02-26T13:46:00Z">
        <w:r w:rsidRPr="00DA15A5">
          <w:t>Neural inference is highly parallel: different multiplications and neuron computations can be executed concurrently. FPGA acceleration literature repeatedly motivates FPGA suitability on this basis—parallel arithmetic structures can reduce latency and sustain high throughput compared to sequential processor execution, especially when the model is structured for streaming. [11] This directly motivates the thesis architecture choice: a compact MLP enables a simple, pipelinable inference graph that can operate per pixel with predictable timing.</w:t>
        </w:r>
      </w:ins>
    </w:p>
    <w:p w:rsidR="00686695" w:rsidRPr="00DA15A5" w:rsidRDefault="00686695" w:rsidP="00686695">
      <w:pPr>
        <w:pStyle w:val="Heading4"/>
        <w:rPr>
          <w:ins w:id="929" w:author="ASUS MAXIMUS IX HERO" w:date="2026-02-26T13:46:00Z"/>
          <w:rFonts w:ascii="Times New Roman" w:hAnsi="Times New Roman" w:cs="Times New Roman"/>
          <w:rPrChange w:id="930" w:author="ASUS MAXIMUS IX HERO" w:date="2026-03-01T19:18:00Z">
            <w:rPr>
              <w:ins w:id="931" w:author="ASUS MAXIMUS IX HERO" w:date="2026-02-26T13:46:00Z"/>
            </w:rPr>
          </w:rPrChange>
        </w:rPr>
      </w:pPr>
      <w:ins w:id="932" w:author="ASUS MAXIMUS IX HERO" w:date="2026-02-26T13:46:00Z">
        <w:r w:rsidRPr="00DA15A5">
          <w:rPr>
            <w:rFonts w:ascii="Times New Roman" w:hAnsi="Times New Roman" w:cs="Times New Roman"/>
            <w:rPrChange w:id="933" w:author="ASUS MAXIMUS IX HERO" w:date="2026-03-01T19:18:00Z">
              <w:rPr/>
            </w:rPrChange>
          </w:rPr>
          <w:t>5.3 Low-precision and binarized networks as context (not implemented here)</w:t>
        </w:r>
      </w:ins>
    </w:p>
    <w:p w:rsidR="00686695" w:rsidRPr="00DA15A5" w:rsidRDefault="00686695" w:rsidP="00686695">
      <w:pPr>
        <w:pStyle w:val="NormalWeb"/>
        <w:rPr>
          <w:ins w:id="934" w:author="ASUS MAXIMUS IX HERO" w:date="2026-02-26T13:46:00Z"/>
        </w:rPr>
      </w:pPr>
      <w:ins w:id="935" w:author="ASUS MAXIMUS IX HERO" w:date="2026-02-26T13:46:00Z">
        <w:r w:rsidRPr="00DA15A5">
          <w:t xml:space="preserve">BNN research represents the extreme of precision reduction (weights and/or activations constrained to 1-bit), enabling multiplications to be replaced with bitwise operations and improving energy efficiency. Comparative studies show that FPGA architectures can be especially efficient for BNN workloads due to bit-level parallelism and reduced memory footprint. [6] A recent Sensors review of BNNs on FPGA further emphasizes common architectural principles such as maximizing on-chip storage, exploiting pipelining, and using </w:t>
        </w:r>
        <w:r w:rsidRPr="00DA15A5">
          <w:lastRenderedPageBreak/>
          <w:t>automated tool flows to improve productivity. [16]</w:t>
        </w:r>
        <w:r w:rsidRPr="00DA15A5">
          <w:br/>
          <w:t xml:space="preserve">While this thesis does </w:t>
        </w:r>
        <w:r w:rsidRPr="00DA15A5">
          <w:rPr>
            <w:rStyle w:val="Strong"/>
          </w:rPr>
          <w:t>not</w:t>
        </w:r>
        <w:r w:rsidRPr="00DA15A5">
          <w:t xml:space="preserve"> implement BNN inference, these works provide context for why reducing precision (even to fixed point rather than 1-bit) is a validated path toward efficient FPGA neural inference.</w:t>
        </w:r>
      </w:ins>
    </w:p>
    <w:p w:rsidR="00686695" w:rsidRPr="00DA15A5" w:rsidRDefault="00686695" w:rsidP="00686695">
      <w:pPr>
        <w:rPr>
          <w:ins w:id="936" w:author="ASUS MAXIMUS IX HERO" w:date="2026-02-26T13:46:00Z"/>
          <w:rFonts w:ascii="Times New Roman" w:hAnsi="Times New Roman" w:cs="Times New Roman"/>
          <w:rPrChange w:id="937" w:author="ASUS MAXIMUS IX HERO" w:date="2026-03-01T19:18:00Z">
            <w:rPr>
              <w:ins w:id="938" w:author="ASUS MAXIMUS IX HERO" w:date="2026-02-26T13:46:00Z"/>
            </w:rPr>
          </w:rPrChange>
        </w:rPr>
      </w:pPr>
    </w:p>
    <w:p w:rsidR="00686695" w:rsidRPr="00DA15A5" w:rsidRDefault="00686695" w:rsidP="00686695">
      <w:pPr>
        <w:pStyle w:val="Heading3"/>
        <w:rPr>
          <w:ins w:id="939" w:author="ASUS MAXIMUS IX HERO" w:date="2026-02-26T13:46:00Z"/>
          <w:rFonts w:ascii="Times New Roman" w:hAnsi="Times New Roman" w:cs="Times New Roman"/>
          <w:rPrChange w:id="940" w:author="ASUS MAXIMUS IX HERO" w:date="2026-03-01T19:18:00Z">
            <w:rPr>
              <w:ins w:id="941" w:author="ASUS MAXIMUS IX HERO" w:date="2026-02-26T13:46:00Z"/>
            </w:rPr>
          </w:rPrChange>
        </w:rPr>
      </w:pPr>
      <w:bookmarkStart w:id="942" w:name="_Toc223292346"/>
      <w:ins w:id="943" w:author="ASUS MAXIMUS IX HERO" w:date="2026-02-26T13:46:00Z">
        <w:r w:rsidRPr="00DA15A5">
          <w:rPr>
            <w:rFonts w:ascii="Times New Roman" w:hAnsi="Times New Roman" w:cs="Times New Roman"/>
            <w:rPrChange w:id="944" w:author="ASUS MAXIMUS IX HERO" w:date="2026-03-01T19:18:00Z">
              <w:rPr/>
            </w:rPrChange>
          </w:rPr>
          <w:t>6) Hardware Design with VHDL: Modeling, Verification, and Toolflow</w:t>
        </w:r>
        <w:bookmarkEnd w:id="942"/>
      </w:ins>
    </w:p>
    <w:p w:rsidR="00686695" w:rsidRPr="00DA15A5" w:rsidRDefault="00686695" w:rsidP="00686695">
      <w:pPr>
        <w:pStyle w:val="Heading4"/>
        <w:rPr>
          <w:ins w:id="945" w:author="ASUS MAXIMUS IX HERO" w:date="2026-02-26T13:46:00Z"/>
          <w:rFonts w:ascii="Times New Roman" w:hAnsi="Times New Roman" w:cs="Times New Roman"/>
          <w:rPrChange w:id="946" w:author="ASUS MAXIMUS IX HERO" w:date="2026-03-01T19:18:00Z">
            <w:rPr>
              <w:ins w:id="947" w:author="ASUS MAXIMUS IX HERO" w:date="2026-02-26T13:46:00Z"/>
            </w:rPr>
          </w:rPrChange>
        </w:rPr>
      </w:pPr>
      <w:ins w:id="948" w:author="ASUS MAXIMUS IX HERO" w:date="2026-02-26T13:46:00Z">
        <w:r w:rsidRPr="00DA15A5">
          <w:rPr>
            <w:rFonts w:ascii="Times New Roman" w:hAnsi="Times New Roman" w:cs="Times New Roman"/>
            <w:rPrChange w:id="949" w:author="ASUS MAXIMUS IX HERO" w:date="2026-03-01T19:18:00Z">
              <w:rPr/>
            </w:rPrChange>
          </w:rPr>
          <w:t>6.1 RTL design and synthesizability</w:t>
        </w:r>
      </w:ins>
    </w:p>
    <w:p w:rsidR="00686695" w:rsidRPr="00DA15A5" w:rsidRDefault="00686695" w:rsidP="00686695">
      <w:pPr>
        <w:pStyle w:val="NormalWeb"/>
        <w:rPr>
          <w:ins w:id="950" w:author="ASUS MAXIMUS IX HERO" w:date="2026-02-26T13:46:00Z"/>
        </w:rPr>
      </w:pPr>
      <w:ins w:id="951" w:author="ASUS MAXIMUS IX HERO" w:date="2026-02-26T13:46:00Z">
        <w:r w:rsidRPr="00DA15A5">
          <w:t xml:space="preserve">VHDL describes hardware behavior at </w:t>
        </w:r>
      </w:ins>
      <w:ins w:id="952" w:author="ASUS MAXIMUS IX HERO" w:date="2026-02-26T14:07:00Z">
        <w:r w:rsidR="00C74677" w:rsidRPr="00DA15A5">
          <w:t xml:space="preserve">the </w:t>
        </w:r>
      </w:ins>
      <w:ins w:id="953" w:author="ASUS MAXIMUS IX HERO" w:date="2026-02-26T13:46:00Z">
        <w:r w:rsidRPr="00DA15A5">
          <w:t xml:space="preserve">register-transfer level (RTL). Correct RTL must be both </w:t>
        </w:r>
        <w:r w:rsidRPr="00DA15A5">
          <w:rPr>
            <w:rStyle w:val="Strong"/>
          </w:rPr>
          <w:t>functionally correct</w:t>
        </w:r>
        <w:r w:rsidRPr="00DA15A5">
          <w:t xml:space="preserve"> and </w:t>
        </w:r>
        <w:r w:rsidRPr="00DA15A5">
          <w:rPr>
            <w:rStyle w:val="Strong"/>
          </w:rPr>
          <w:t>synthesizable</w:t>
        </w:r>
        <w:r w:rsidRPr="00DA15A5">
          <w:t>. Digital design texts emphasize that synthesizable VHDL must use a subset of constructs that map to hardware structures such as registers, adders, and multiplexers, and that careful bit-width specification is required to avoid unintended datapath expansion. [12] In neural inference designs, this is particularly important because multipliers and accumulators dominate area and timing.</w:t>
        </w:r>
      </w:ins>
    </w:p>
    <w:p w:rsidR="00686695" w:rsidRPr="00DA15A5" w:rsidRDefault="00686695" w:rsidP="00686695">
      <w:pPr>
        <w:pStyle w:val="Heading4"/>
        <w:rPr>
          <w:ins w:id="954" w:author="ASUS MAXIMUS IX HERO" w:date="2026-02-26T13:46:00Z"/>
          <w:rFonts w:ascii="Times New Roman" w:hAnsi="Times New Roman" w:cs="Times New Roman"/>
          <w:rPrChange w:id="955" w:author="ASUS MAXIMUS IX HERO" w:date="2026-03-01T19:18:00Z">
            <w:rPr>
              <w:ins w:id="956" w:author="ASUS MAXIMUS IX HERO" w:date="2026-02-26T13:46:00Z"/>
            </w:rPr>
          </w:rPrChange>
        </w:rPr>
      </w:pPr>
      <w:ins w:id="957" w:author="ASUS MAXIMUS IX HERO" w:date="2026-02-26T13:46:00Z">
        <w:r w:rsidRPr="00DA15A5">
          <w:rPr>
            <w:rFonts w:ascii="Times New Roman" w:hAnsi="Times New Roman" w:cs="Times New Roman"/>
            <w:rPrChange w:id="958" w:author="ASUS MAXIMUS IX HERO" w:date="2026-03-01T19:18:00Z">
              <w:rPr/>
            </w:rPrChange>
          </w:rPr>
          <w:t>6.2 Simulation and verification with testbenches</w:t>
        </w:r>
      </w:ins>
    </w:p>
    <w:p w:rsidR="00686695" w:rsidRPr="00DA15A5" w:rsidRDefault="00686695" w:rsidP="00686695">
      <w:pPr>
        <w:pStyle w:val="NormalWeb"/>
        <w:rPr>
          <w:ins w:id="959" w:author="ASUS MAXIMUS IX HERO" w:date="2026-02-26T13:46:00Z"/>
        </w:rPr>
      </w:pPr>
      <w:ins w:id="960" w:author="ASUS MAXIMUS IX HERO" w:date="2026-02-26T13:46:00Z">
        <w:r w:rsidRPr="00DA15A5">
          <w:t>Simulation is essential to verify behavior before synthesis and hardware deployment. Hardware verification typically uses testbenches that apply stimulus vectors and compare outputs to expected results, which is especially important in fixed-point designs where small scaling mistakes can produce systematic numeric errors. This approach is fully consistent with VHDL verification methodology discussed in standard FPGA design flows. [12] In the thesis project, golden vectors exported from software provide a traceable reference for validating RTL inference output under the same fixed-point format used in hardware.</w:t>
        </w:r>
      </w:ins>
    </w:p>
    <w:p w:rsidR="00686695" w:rsidRPr="00DA15A5" w:rsidRDefault="00686695" w:rsidP="00686695">
      <w:pPr>
        <w:pStyle w:val="Heading4"/>
        <w:rPr>
          <w:ins w:id="961" w:author="ASUS MAXIMUS IX HERO" w:date="2026-02-26T13:46:00Z"/>
          <w:rFonts w:ascii="Times New Roman" w:hAnsi="Times New Roman" w:cs="Times New Roman"/>
          <w:rPrChange w:id="962" w:author="ASUS MAXIMUS IX HERO" w:date="2026-03-01T19:18:00Z">
            <w:rPr>
              <w:ins w:id="963" w:author="ASUS MAXIMUS IX HERO" w:date="2026-02-26T13:46:00Z"/>
            </w:rPr>
          </w:rPrChange>
        </w:rPr>
      </w:pPr>
      <w:ins w:id="964" w:author="ASUS MAXIMUS IX HERO" w:date="2026-02-26T13:46:00Z">
        <w:r w:rsidRPr="00DA15A5">
          <w:rPr>
            <w:rFonts w:ascii="Times New Roman" w:hAnsi="Times New Roman" w:cs="Times New Roman"/>
            <w:rPrChange w:id="965" w:author="ASUS MAXIMUS IX HERO" w:date="2026-03-01T19:18:00Z">
              <w:rPr/>
            </w:rPrChange>
          </w:rPr>
          <w:t>6.3 Synthesis, timing closure, and deterministic performance</w:t>
        </w:r>
      </w:ins>
    </w:p>
    <w:p w:rsidR="00686695" w:rsidRPr="00DA15A5" w:rsidRDefault="00686695" w:rsidP="00686695">
      <w:pPr>
        <w:pStyle w:val="NormalWeb"/>
        <w:rPr>
          <w:ins w:id="966" w:author="ASUS MAXIMUS IX HERO" w:date="2026-02-26T13:46:00Z"/>
        </w:rPr>
      </w:pPr>
      <w:ins w:id="967" w:author="ASUS MAXIMUS IX HERO" w:date="2026-02-26T13:46:00Z">
        <w:r w:rsidRPr="00DA15A5">
          <w:t xml:space="preserve">After simulation, synthesis and implementation transform RTL into an FPGA configuration. Timing closure ensures the design meets a target clock period; failure results in negative slack and potential functional failure at speed. FPGA deep-learning literature emphasizes that precision reduction and pipelining are key levers for meeting timing while maintaining throughput under resource constraints. [11] Therefore, the theoretical takeaway is that the final achievable performance is not determined by </w:t>
        </w:r>
      </w:ins>
      <w:ins w:id="968" w:author="ASUS MAXIMUS IX HERO" w:date="2026-02-26T14:10:00Z">
        <w:r w:rsidR="00E70145" w:rsidRPr="00DA15A5">
          <w:t xml:space="preserve">the </w:t>
        </w:r>
      </w:ins>
      <w:ins w:id="969" w:author="ASUS MAXIMUS IX HERO" w:date="2026-02-26T13:46:00Z">
        <w:r w:rsidRPr="00DA15A5">
          <w:t>algorithm alone, but by how well the algorithm is translated into a hardware datapath with bounded critical paths and efficient resource usage.</w:t>
        </w:r>
      </w:ins>
    </w:p>
    <w:p w:rsidR="00B04973" w:rsidRPr="00DA15A5" w:rsidRDefault="00B04973" w:rsidP="000F396D">
      <w:pPr>
        <w:pStyle w:val="BodyText"/>
        <w:rPr>
          <w:ins w:id="970" w:author="ASUS MAXIMUS IX HERO" w:date="2026-02-26T13:23:00Z"/>
          <w:rFonts w:ascii="Times New Roman" w:hAnsi="Times New Roman" w:cs="Times New Roman"/>
        </w:rPr>
      </w:pPr>
    </w:p>
    <w:p w:rsidR="00B04973" w:rsidRPr="00DA15A5" w:rsidRDefault="00B04973" w:rsidP="000F396D">
      <w:pPr>
        <w:pStyle w:val="BodyText"/>
        <w:rPr>
          <w:ins w:id="971" w:author="ASUS MAXIMUS IX HERO" w:date="2026-02-26T13:23:00Z"/>
          <w:rFonts w:ascii="Times New Roman" w:hAnsi="Times New Roman" w:cs="Times New Roman"/>
        </w:rPr>
      </w:pPr>
    </w:p>
    <w:p w:rsidR="00B04973" w:rsidRPr="00DA15A5" w:rsidRDefault="00B04973" w:rsidP="000F396D">
      <w:pPr>
        <w:pStyle w:val="BodyText"/>
        <w:rPr>
          <w:ins w:id="972" w:author="ASUS MAXIMUS IX HERO" w:date="2026-02-26T13:23:00Z"/>
          <w:rFonts w:ascii="Times New Roman" w:hAnsi="Times New Roman" w:cs="Times New Roman"/>
        </w:rPr>
      </w:pPr>
    </w:p>
    <w:p w:rsidR="00B04973" w:rsidRPr="00DA15A5" w:rsidRDefault="00B04973" w:rsidP="000F396D">
      <w:pPr>
        <w:pStyle w:val="BodyText"/>
        <w:rPr>
          <w:ins w:id="973" w:author="ASUS MAXIMUS IX HERO" w:date="2026-02-26T13:23:00Z"/>
          <w:rFonts w:ascii="Times New Roman" w:hAnsi="Times New Roman" w:cs="Times New Roman"/>
        </w:rPr>
      </w:pPr>
    </w:p>
    <w:p w:rsidR="00B04973" w:rsidRPr="00DA15A5" w:rsidRDefault="00B04973" w:rsidP="000F396D">
      <w:pPr>
        <w:pStyle w:val="BodyText"/>
        <w:rPr>
          <w:ins w:id="974" w:author="ASUS MAXIMUS IX HERO" w:date="2026-02-26T13:23:00Z"/>
          <w:rFonts w:ascii="Times New Roman" w:hAnsi="Times New Roman" w:cs="Times New Roman"/>
        </w:rPr>
      </w:pPr>
    </w:p>
    <w:p w:rsidR="00B04973" w:rsidRPr="00DA15A5" w:rsidRDefault="00B04973" w:rsidP="000F396D">
      <w:pPr>
        <w:pStyle w:val="BodyText"/>
        <w:rPr>
          <w:ins w:id="975" w:author="ASUS MAXIMUS IX HERO" w:date="2026-02-25T23:08:00Z"/>
          <w:rFonts w:ascii="Times New Roman" w:hAnsi="Times New Roman" w:cs="Times New Roman"/>
        </w:rPr>
      </w:pPr>
    </w:p>
    <w:p w:rsidR="003B6E49" w:rsidRPr="00DA15A5" w:rsidRDefault="003B6E49" w:rsidP="000F396D">
      <w:pPr>
        <w:pStyle w:val="BodyText"/>
        <w:rPr>
          <w:rFonts w:ascii="Times New Roman" w:hAnsi="Times New Roman" w:cs="Times New Roman"/>
        </w:rPr>
      </w:pPr>
    </w:p>
    <w:p w:rsidR="00B8200B" w:rsidRPr="00DA15A5" w:rsidRDefault="00CF40A0" w:rsidP="00CF40A0">
      <w:pPr>
        <w:pStyle w:val="Heading1"/>
        <w:rPr>
          <w:rFonts w:ascii="Times New Roman" w:hAnsi="Times New Roman" w:cs="Times New Roman"/>
          <w:sz w:val="32"/>
          <w:szCs w:val="32"/>
        </w:rPr>
      </w:pPr>
      <w:bookmarkStart w:id="976" w:name="_Toc223292347"/>
      <w:r w:rsidRPr="00DA15A5">
        <w:rPr>
          <w:rFonts w:ascii="Times New Roman" w:hAnsi="Times New Roman" w:cs="Times New Roman"/>
          <w:sz w:val="32"/>
          <w:szCs w:val="32"/>
        </w:rPr>
        <w:t>Software development</w:t>
      </w:r>
      <w:bookmarkEnd w:id="976"/>
    </w:p>
    <w:p w:rsidR="00450046" w:rsidRPr="00DA15A5" w:rsidRDefault="00450046" w:rsidP="00450046">
      <w:pPr>
        <w:pStyle w:val="NormalWeb"/>
      </w:pPr>
      <w:r w:rsidRPr="00DA15A5">
        <w:t>The software component of the proposed system is responsible for dataset preparation, neural network training, performance evaluation, fixed-point quantization, coefficient export, activation lookup-table (LUT) generation, and test vector creation for hardware verification. This stage establishes the complete hardware–software co-design flow, where a floating-point model is first optimized in Python and subsequently transformed into a hardware-compatible fixed-point representation suitable for FPGA implementation. Such a workflow is consistent with established FPGA-based neural network development methodologies, where training is performed offline and inference is deployed in quantized form to reduce hardware complexity and resource usage [1]–[4].</w:t>
      </w:r>
    </w:p>
    <w:p w:rsidR="00450046" w:rsidRPr="00DA15A5" w:rsidRDefault="00450046" w:rsidP="00450046">
      <w:pPr>
        <w:pStyle w:val="Heading3"/>
        <w:rPr>
          <w:rFonts w:ascii="Times New Roman" w:hAnsi="Times New Roman" w:cs="Times New Roman"/>
        </w:rPr>
      </w:pPr>
      <w:bookmarkStart w:id="977" w:name="_Toc223292348"/>
      <w:r w:rsidRPr="00DA15A5">
        <w:rPr>
          <w:rFonts w:ascii="Times New Roman" w:hAnsi="Times New Roman" w:cs="Times New Roman"/>
        </w:rPr>
        <w:t>Dataset Organization and Pixel-Level Labeling</w:t>
      </w:r>
      <w:bookmarkEnd w:id="977"/>
    </w:p>
    <w:p w:rsidR="00450046" w:rsidRPr="00DA15A5" w:rsidRDefault="00450046" w:rsidP="00450046">
      <w:pPr>
        <w:pStyle w:val="NormalWeb"/>
      </w:pPr>
      <w:r w:rsidRPr="00DA15A5">
        <w:t xml:space="preserve">The dataset used in this work is structured under the directory </w:t>
      </w:r>
      <w:r w:rsidRPr="00DA15A5">
        <w:rPr>
          <w:rStyle w:val="HTMLCode"/>
          <w:rFonts w:ascii="Times New Roman" w:hAnsi="Times New Roman" w:cs="Times New Roman"/>
        </w:rPr>
        <w:t>data/wildfire/</w:t>
      </w:r>
      <w:r w:rsidRPr="00DA15A5">
        <w:t>, which contains two primary subfolders:</w:t>
      </w:r>
    </w:p>
    <w:p w:rsidR="00450046" w:rsidRPr="00DA15A5" w:rsidRDefault="00450046" w:rsidP="00450046">
      <w:pPr>
        <w:pStyle w:val="NormalWeb"/>
        <w:numPr>
          <w:ilvl w:val="0"/>
          <w:numId w:val="5"/>
        </w:numPr>
      </w:pPr>
      <w:r w:rsidRPr="00DA15A5">
        <w:rPr>
          <w:rStyle w:val="HTMLCode"/>
          <w:rFonts w:ascii="Times New Roman" w:hAnsi="Times New Roman" w:cs="Times New Roman"/>
        </w:rPr>
        <w:t>Image/</w:t>
      </w:r>
    </w:p>
    <w:p w:rsidR="00450046" w:rsidRPr="00DA15A5" w:rsidRDefault="00450046" w:rsidP="00450046">
      <w:pPr>
        <w:pStyle w:val="NormalWeb"/>
        <w:numPr>
          <w:ilvl w:val="0"/>
          <w:numId w:val="5"/>
        </w:numPr>
      </w:pPr>
      <w:r w:rsidRPr="00DA15A5">
        <w:rPr>
          <w:rStyle w:val="HTMLCode"/>
          <w:rFonts w:ascii="Times New Roman" w:hAnsi="Times New Roman" w:cs="Times New Roman"/>
        </w:rPr>
        <w:t>Segmentation_Mask/</w:t>
      </w:r>
    </w:p>
    <w:p w:rsidR="00450046" w:rsidRPr="00DA15A5" w:rsidRDefault="00450046" w:rsidP="00450046">
      <w:pPr>
        <w:pStyle w:val="NormalWeb"/>
      </w:pPr>
      <w:r w:rsidRPr="00DA15A5">
        <w:t xml:space="preserve">Each of these folders is further divided into </w:t>
      </w:r>
      <w:r w:rsidRPr="00DA15A5">
        <w:rPr>
          <w:rStyle w:val="HTMLCode"/>
          <w:rFonts w:ascii="Times New Roman" w:hAnsi="Times New Roman" w:cs="Times New Roman"/>
        </w:rPr>
        <w:t>Fire/</w:t>
      </w:r>
      <w:r w:rsidRPr="00DA15A5">
        <w:t xml:space="preserve"> and </w:t>
      </w:r>
      <w:r w:rsidRPr="00DA15A5">
        <w:rPr>
          <w:rStyle w:val="HTMLCode"/>
          <w:rFonts w:ascii="Times New Roman" w:hAnsi="Times New Roman" w:cs="Times New Roman"/>
        </w:rPr>
        <w:t>Not_Fire/</w:t>
      </w:r>
      <w:r w:rsidRPr="00DA15A5">
        <w:t xml:space="preserve"> classes. The segmentation masks provide pixel-level annotations corresponding to fire and non-fire regions. For every RGB image, the associated segmentation mask is used to derive supervised labels at the pixel level.</w:t>
      </w:r>
    </w:p>
    <w:p w:rsidR="00450046" w:rsidRPr="00DA15A5" w:rsidRDefault="00450046" w:rsidP="00450046">
      <w:pPr>
        <w:pStyle w:val="NormalWeb"/>
      </w:pPr>
      <w:r w:rsidRPr="00DA15A5">
        <w:t>Instead of performing patch-based or region-based classification, the implemented approach operates strictly on per-pixel RGB values. Each pixel is therefore treated as an independent training sample with three inputs (R, G, B) and a binary target label (fire or not fire). This formulation directly aligns with the implemented hardware architecture, which processes streaming RGB pixels individually without spatial convolution or neighborhood operations.</w:t>
      </w:r>
    </w:p>
    <w:p w:rsidR="00450046" w:rsidRPr="00DA15A5" w:rsidRDefault="00450046" w:rsidP="00450046">
      <w:pPr>
        <w:pStyle w:val="NormalWeb"/>
      </w:pPr>
      <w:r w:rsidRPr="00DA15A5">
        <w:t>Per-pixel classification using multilayer perceptrons (MLPs) has been widely adopted in lightweight embedded inference systems due to its reduced computational complexity compared to convolutional networks [5], [6]. The simplicity of this formulation is particularly suitable for FPGA-based implementations where deterministic latency and limited resource utilization are required [3], [7].</w:t>
      </w:r>
    </w:p>
    <w:p w:rsidR="00450046" w:rsidRPr="00DA15A5" w:rsidRDefault="00450046" w:rsidP="00450046">
      <w:pPr>
        <w:pStyle w:val="Heading3"/>
        <w:rPr>
          <w:rFonts w:ascii="Times New Roman" w:hAnsi="Times New Roman" w:cs="Times New Roman"/>
        </w:rPr>
      </w:pPr>
      <w:bookmarkStart w:id="978" w:name="_Toc223292349"/>
      <w:r w:rsidRPr="00DA15A5">
        <w:rPr>
          <w:rFonts w:ascii="Times New Roman" w:hAnsi="Times New Roman" w:cs="Times New Roman"/>
        </w:rPr>
        <w:t>Preprocessing and Data Preparation</w:t>
      </w:r>
      <w:bookmarkEnd w:id="978"/>
    </w:p>
    <w:p w:rsidR="00450046" w:rsidRPr="00DA15A5" w:rsidRDefault="00450046" w:rsidP="00450046">
      <w:pPr>
        <w:pStyle w:val="NormalWeb"/>
      </w:pPr>
      <w:del w:id="979" w:author="ASUS MAXIMUS IX HERO" w:date="2026-02-26T14:10:00Z">
        <w:r w:rsidRPr="00DA15A5" w:rsidDel="00E70145">
          <w:delText>Prior to</w:delText>
        </w:r>
      </w:del>
      <w:ins w:id="980" w:author="ASUS MAXIMUS IX HERO" w:date="2026-02-26T14:10:00Z">
        <w:r w:rsidR="00E70145" w:rsidRPr="00DA15A5">
          <w:t>Before</w:t>
        </w:r>
      </w:ins>
      <w:r w:rsidRPr="00DA15A5">
        <w:t xml:space="preserve"> training, RGB pixel values are normalized to ensure stable convergence during optimization. The normalization step scales raw 8-bit pixel values (0–255) into a floating-point range appropriate for neural network training.</w:t>
      </w:r>
    </w:p>
    <w:p w:rsidR="00450046" w:rsidRPr="00DA15A5" w:rsidRDefault="00450046" w:rsidP="00450046">
      <w:pPr>
        <w:pStyle w:val="NormalWeb"/>
      </w:pPr>
      <w:r w:rsidRPr="00DA15A5">
        <w:t xml:space="preserve">Class balancing is applied to prevent bias toward the dominant class. Because wildfire imagery often contains significantly more non-fire pixels than fire pixels, balanced sampling is performed </w:t>
      </w:r>
      <w:r w:rsidRPr="00DA15A5">
        <w:lastRenderedPageBreak/>
        <w:t>during dataset construction to ensure that the training set contains a representative distribution of both classes.</w:t>
      </w:r>
    </w:p>
    <w:p w:rsidR="00450046" w:rsidRPr="00DA15A5" w:rsidRDefault="00450046" w:rsidP="00450046">
      <w:pPr>
        <w:pStyle w:val="NormalWeb"/>
      </w:pPr>
      <w:r w:rsidRPr="00DA15A5">
        <w:t>The preprocessing pipeline prepares feature matrices of dimension:</w:t>
      </w:r>
    </w:p>
    <w:p w:rsidR="00B8200B" w:rsidRPr="00DA15A5" w:rsidRDefault="00450046" w:rsidP="00D17753">
      <w:pPr>
        <w:pStyle w:val="BodyText"/>
        <w:rPr>
          <w:rFonts w:ascii="Times New Roman" w:hAnsi="Times New Roman" w:cs="Times New Roman"/>
        </w:rPr>
      </w:pPr>
      <w:r w:rsidRPr="00DA15A5">
        <w:rPr>
          <w:rFonts w:ascii="Times New Roman" w:hAnsi="Times New Roman" w:cs="Times New Roman"/>
        </w:rPr>
        <w:t xml:space="preserve">x=[R,G,B] </w:t>
      </w:r>
      <w:r w:rsidRPr="00DA15A5">
        <w:rPr>
          <w:rFonts w:ascii="Cambria Math" w:hAnsi="Cambria Math" w:cs="Cambria Math"/>
        </w:rPr>
        <w:t>∈</w:t>
      </w:r>
      <w:r w:rsidRPr="00DA15A5">
        <w:rPr>
          <w:rFonts w:ascii="Times New Roman" w:hAnsi="Times New Roman" w:cs="Times New Roman"/>
        </w:rPr>
        <w:t>R^3</w:t>
      </w:r>
    </w:p>
    <w:p w:rsidR="00B8200B" w:rsidRPr="00DA15A5" w:rsidRDefault="00450046" w:rsidP="00D17753">
      <w:pPr>
        <w:pStyle w:val="BodyText"/>
        <w:rPr>
          <w:rFonts w:ascii="Times New Roman" w:hAnsi="Times New Roman" w:cs="Times New Roman"/>
        </w:rPr>
      </w:pPr>
      <w:r w:rsidRPr="00DA15A5">
        <w:rPr>
          <w:rFonts w:ascii="Times New Roman" w:hAnsi="Times New Roman" w:cs="Times New Roman"/>
        </w:rPr>
        <w:t>with corresponding binary labels:</w:t>
      </w:r>
    </w:p>
    <w:p w:rsidR="00450046" w:rsidRPr="00DA15A5" w:rsidRDefault="00450046" w:rsidP="00D17753">
      <w:pPr>
        <w:pStyle w:val="BodyText"/>
        <w:rPr>
          <w:rFonts w:ascii="Times New Roman" w:hAnsi="Times New Roman" w:cs="Times New Roman"/>
        </w:rPr>
      </w:pPr>
      <w:r w:rsidRPr="00DA15A5">
        <w:rPr>
          <w:rFonts w:ascii="Times New Roman" w:hAnsi="Times New Roman" w:cs="Times New Roman"/>
        </w:rPr>
        <w:t>y</w:t>
      </w:r>
      <w:r w:rsidRPr="00DA15A5">
        <w:rPr>
          <w:rFonts w:ascii="Cambria Math" w:hAnsi="Cambria Math" w:cs="Cambria Math"/>
        </w:rPr>
        <w:t>∈</w:t>
      </w:r>
      <w:r w:rsidRPr="00DA15A5">
        <w:rPr>
          <w:rFonts w:ascii="Times New Roman" w:hAnsi="Times New Roman" w:cs="Times New Roman"/>
        </w:rPr>
        <w:t>{0,1}</w:t>
      </w:r>
    </w:p>
    <w:p w:rsidR="00450046" w:rsidRPr="00DA15A5" w:rsidRDefault="00450046" w:rsidP="00D17753">
      <w:pPr>
        <w:pStyle w:val="BodyText"/>
        <w:rPr>
          <w:rFonts w:ascii="Times New Roman" w:hAnsi="Times New Roman" w:cs="Times New Roman"/>
        </w:rPr>
      </w:pPr>
    </w:p>
    <w:p w:rsidR="00450046" w:rsidRPr="00DA15A5" w:rsidRDefault="00450046" w:rsidP="00450046">
      <w:pPr>
        <w:pStyle w:val="NormalWeb"/>
      </w:pPr>
      <w:r w:rsidRPr="00DA15A5">
        <w:t>This low-dimensional feature representation is intentionally chosen to match the compact FPGA architecture and to avoid introducing spatial processing operations that were not implemented in the hardware design.</w:t>
      </w:r>
    </w:p>
    <w:p w:rsidR="00450046" w:rsidRPr="00DA15A5" w:rsidRDefault="00450046" w:rsidP="00450046">
      <w:pPr>
        <w:pStyle w:val="Heading3"/>
        <w:rPr>
          <w:rFonts w:ascii="Times New Roman" w:hAnsi="Times New Roman" w:cs="Times New Roman"/>
        </w:rPr>
      </w:pPr>
      <w:bookmarkStart w:id="981" w:name="_Toc223292350"/>
      <w:r w:rsidRPr="00DA15A5">
        <w:rPr>
          <w:rFonts w:ascii="Times New Roman" w:hAnsi="Times New Roman" w:cs="Times New Roman"/>
        </w:rPr>
        <w:t>Compact RGB MLP Architecture</w:t>
      </w:r>
      <w:bookmarkEnd w:id="981"/>
    </w:p>
    <w:p w:rsidR="00450046" w:rsidRPr="00DA15A5" w:rsidRDefault="00450046" w:rsidP="00450046">
      <w:pPr>
        <w:pStyle w:val="NormalWeb"/>
      </w:pPr>
      <w:r w:rsidRPr="00DA15A5">
        <w:t xml:space="preserve">The neural network is implemented in </w:t>
      </w:r>
      <w:r w:rsidRPr="00DA15A5">
        <w:rPr>
          <w:rStyle w:val="HTMLCode"/>
          <w:rFonts w:ascii="Times New Roman" w:hAnsi="Times New Roman" w:cs="Times New Roman"/>
        </w:rPr>
        <w:t>python/train_mlp.py</w:t>
      </w:r>
      <w:r w:rsidRPr="00DA15A5">
        <w:t>. The architecture consists of:</w:t>
      </w:r>
    </w:p>
    <w:p w:rsidR="00450046" w:rsidRPr="00DA15A5" w:rsidRDefault="00450046" w:rsidP="00450046">
      <w:pPr>
        <w:pStyle w:val="NormalWeb"/>
        <w:numPr>
          <w:ilvl w:val="0"/>
          <w:numId w:val="6"/>
        </w:numPr>
      </w:pPr>
      <w:r w:rsidRPr="00DA15A5">
        <w:t>Input layer: 3 neurons (R, G, B)</w:t>
      </w:r>
    </w:p>
    <w:p w:rsidR="00450046" w:rsidRPr="00DA15A5" w:rsidRDefault="00450046" w:rsidP="00450046">
      <w:pPr>
        <w:pStyle w:val="NormalWeb"/>
        <w:numPr>
          <w:ilvl w:val="0"/>
          <w:numId w:val="6"/>
        </w:numPr>
      </w:pPr>
      <w:r w:rsidRPr="00DA15A5">
        <w:t>One hidden layer (compact width selected based on accuracy–hardware trade-off)</w:t>
      </w:r>
    </w:p>
    <w:p w:rsidR="00450046" w:rsidRDefault="00450046" w:rsidP="00450046">
      <w:pPr>
        <w:pStyle w:val="NormalWeb"/>
        <w:numPr>
          <w:ilvl w:val="0"/>
          <w:numId w:val="6"/>
        </w:numPr>
        <w:rPr>
          <w:ins w:id="982" w:author="ASUS MAXIMUS IX HERO" w:date="2026-03-01T19:24:00Z"/>
        </w:rPr>
      </w:pPr>
      <w:r w:rsidRPr="00DA15A5">
        <w:t>Output layer: single scalar representing fire probability</w:t>
      </w:r>
    </w:p>
    <w:p w:rsidR="00DA15A5" w:rsidRPr="00DA15A5" w:rsidRDefault="00493284">
      <w:pPr>
        <w:pStyle w:val="NormalWeb"/>
        <w:pPrChange w:id="983" w:author="ASUS MAXIMUS IX HERO" w:date="2026-03-01T19:24:00Z">
          <w:pPr>
            <w:pStyle w:val="NormalWeb"/>
            <w:numPr>
              <w:numId w:val="6"/>
            </w:numPr>
            <w:tabs>
              <w:tab w:val="num" w:pos="720"/>
            </w:tabs>
            <w:ind w:left="720" w:hanging="360"/>
          </w:pPr>
        </w:pPrChange>
      </w:pPr>
      <w:ins w:id="984" w:author="ASUS MAXIMUS IX HERO" w:date="2026-03-01T19:31:00Z">
        <w:r w:rsidRPr="00493284">
          <w:rPr>
            <w:noProof/>
          </w:rPr>
          <w:drawing>
            <wp:inline distT="0" distB="0" distL="0" distR="0" wp14:anchorId="3E2A2181" wp14:editId="47DFBCB9">
              <wp:extent cx="5943600" cy="3244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44850"/>
                      </a:xfrm>
                      <a:prstGeom prst="rect">
                        <a:avLst/>
                      </a:prstGeom>
                    </pic:spPr>
                  </pic:pic>
                </a:graphicData>
              </a:graphic>
            </wp:inline>
          </w:drawing>
        </w:r>
      </w:ins>
    </w:p>
    <w:p w:rsidR="00450046" w:rsidRPr="00DA15A5" w:rsidRDefault="00450046" w:rsidP="00450046">
      <w:pPr>
        <w:pStyle w:val="NormalWeb"/>
      </w:pPr>
      <w:r w:rsidRPr="00DA15A5">
        <w:t xml:space="preserve">The use of a single </w:t>
      </w:r>
      <w:del w:id="985" w:author="ASUS MAXIMUS IX HERO" w:date="2026-02-26T14:07:00Z">
        <w:r w:rsidRPr="00DA15A5" w:rsidDel="00C74677">
          <w:delText>hidden layer</w:delText>
        </w:r>
      </w:del>
      <w:ins w:id="986" w:author="ASUS MAXIMUS IX HERO" w:date="2026-02-26T14:07:00Z">
        <w:r w:rsidR="00C74677" w:rsidRPr="00DA15A5">
          <w:t>hidden-layer</w:t>
        </w:r>
      </w:ins>
      <w:r w:rsidRPr="00DA15A5">
        <w:t xml:space="preserve"> MLP is consistent with classical feed-forward neural network architectures, which are known to be universal approximators under sufficient hidden width [8]. </w:t>
      </w:r>
      <w:r w:rsidRPr="00DA15A5">
        <w:lastRenderedPageBreak/>
        <w:t>For hardware realization, shallow fully connected networks are particularly advantageous because they map directly to multiply–accumulate (MAC) structures in FPGA fabrics [2], [3].</w:t>
      </w:r>
    </w:p>
    <w:p w:rsidR="00450046" w:rsidRPr="00DA15A5" w:rsidRDefault="00450046" w:rsidP="00450046">
      <w:pPr>
        <w:pStyle w:val="NormalWeb"/>
      </w:pPr>
      <w:r w:rsidRPr="00DA15A5">
        <w:t>The activation function selected for both hidden and output layers is the sigmoid function. Although nonlinear activations introduce implementation overhead in hardware, sigmoid is chosen because it can be efficiently approximated using LUT-based methods in FPGA block memory [4], [9].</w:t>
      </w:r>
    </w:p>
    <w:p w:rsidR="00450046" w:rsidRPr="00DA15A5" w:rsidRDefault="00450046" w:rsidP="00450046">
      <w:pPr>
        <w:pStyle w:val="Heading3"/>
        <w:rPr>
          <w:rFonts w:ascii="Times New Roman" w:hAnsi="Times New Roman" w:cs="Times New Roman"/>
        </w:rPr>
      </w:pPr>
      <w:bookmarkStart w:id="987" w:name="_Toc223292351"/>
      <w:r w:rsidRPr="00DA15A5">
        <w:rPr>
          <w:rFonts w:ascii="Times New Roman" w:hAnsi="Times New Roman" w:cs="Times New Roman"/>
        </w:rPr>
        <w:t>Training Procedure</w:t>
      </w:r>
      <w:bookmarkEnd w:id="987"/>
    </w:p>
    <w:p w:rsidR="00450046" w:rsidRPr="00DA15A5" w:rsidRDefault="00450046" w:rsidP="00450046">
      <w:pPr>
        <w:pStyle w:val="NormalWeb"/>
      </w:pPr>
      <w:r w:rsidRPr="00DA15A5">
        <w:t>Training is performed offline using floating-point arithmetic. The script:</w:t>
      </w:r>
    </w:p>
    <w:p w:rsidR="00450046" w:rsidRPr="00DA15A5" w:rsidRDefault="00450046" w:rsidP="00D17753">
      <w:pPr>
        <w:pStyle w:val="BodyText"/>
        <w:rPr>
          <w:rFonts w:ascii="Times New Roman" w:hAnsi="Times New Roman" w:cs="Times New Roman"/>
        </w:rPr>
      </w:pPr>
      <w:r w:rsidRPr="00DA15A5">
        <w:rPr>
          <w:rFonts w:ascii="Times New Roman" w:hAnsi="Times New Roman" w:cs="Times New Roman"/>
        </w:rPr>
        <w:t>python/train_mlp.py</w:t>
      </w:r>
    </w:p>
    <w:p w:rsidR="00450046" w:rsidRPr="00DA15A5" w:rsidRDefault="00450046" w:rsidP="00450046">
      <w:pPr>
        <w:pStyle w:val="NormalWeb"/>
      </w:pPr>
      <w:r w:rsidRPr="00DA15A5">
        <w:t>optimizes the network weights using backpropagation. Backpropagation-based MLP training is a standard supervised learning method and has been extensively documented in neural network literature [8], [10].</w:t>
      </w:r>
    </w:p>
    <w:p w:rsidR="00450046" w:rsidRPr="00DA15A5" w:rsidRDefault="00450046" w:rsidP="00450046">
      <w:pPr>
        <w:pStyle w:val="NormalWeb"/>
      </w:pPr>
      <w:r w:rsidRPr="00DA15A5">
        <w:t>After training convergence, the learned parameters are saved as NumPy artifacts under:</w:t>
      </w:r>
    </w:p>
    <w:p w:rsidR="00450046" w:rsidRPr="00DA15A5" w:rsidRDefault="00450046" w:rsidP="00D17753">
      <w:pPr>
        <w:pStyle w:val="BodyText"/>
        <w:rPr>
          <w:rFonts w:ascii="Times New Roman" w:hAnsi="Times New Roman" w:cs="Times New Roman"/>
        </w:rPr>
      </w:pPr>
      <w:r w:rsidRPr="00DA15A5">
        <w:rPr>
          <w:rFonts w:ascii="Times New Roman" w:hAnsi="Times New Roman" w:cs="Times New Roman"/>
        </w:rPr>
        <w:t>python/artifacts/</w:t>
      </w:r>
    </w:p>
    <w:p w:rsidR="00450046" w:rsidRPr="00DA15A5" w:rsidRDefault="00450046" w:rsidP="00D17753">
      <w:pPr>
        <w:pStyle w:val="BodyText"/>
        <w:rPr>
          <w:rFonts w:ascii="Times New Roman" w:hAnsi="Times New Roman" w:cs="Times New Roman"/>
        </w:rPr>
      </w:pPr>
    </w:p>
    <w:p w:rsidR="00450046" w:rsidRPr="00DA15A5" w:rsidRDefault="00450046" w:rsidP="00450046">
      <w:pPr>
        <w:pStyle w:val="NormalWeb"/>
      </w:pPr>
      <w:r w:rsidRPr="00DA15A5">
        <w:t>including:</w:t>
      </w:r>
    </w:p>
    <w:p w:rsidR="00450046" w:rsidRPr="00DA15A5" w:rsidRDefault="00450046" w:rsidP="00450046">
      <w:pPr>
        <w:pStyle w:val="NormalWeb"/>
        <w:numPr>
          <w:ilvl w:val="0"/>
          <w:numId w:val="7"/>
        </w:numPr>
      </w:pPr>
      <w:r w:rsidRPr="00DA15A5">
        <w:rPr>
          <w:rStyle w:val="HTMLCode"/>
          <w:rFonts w:ascii="Times New Roman" w:hAnsi="Times New Roman" w:cs="Times New Roman"/>
        </w:rPr>
        <w:t>W1.npy</w:t>
      </w:r>
      <w:r w:rsidRPr="00DA15A5">
        <w:t xml:space="preserve"> – input-to-hidden weights</w:t>
      </w:r>
    </w:p>
    <w:p w:rsidR="00450046" w:rsidRPr="00DA15A5" w:rsidRDefault="00450046" w:rsidP="00450046">
      <w:pPr>
        <w:pStyle w:val="NormalWeb"/>
        <w:numPr>
          <w:ilvl w:val="0"/>
          <w:numId w:val="7"/>
        </w:numPr>
      </w:pPr>
      <w:r w:rsidRPr="00DA15A5">
        <w:rPr>
          <w:rStyle w:val="HTMLCode"/>
          <w:rFonts w:ascii="Times New Roman" w:hAnsi="Times New Roman" w:cs="Times New Roman"/>
        </w:rPr>
        <w:t>b1.npy</w:t>
      </w:r>
      <w:r w:rsidRPr="00DA15A5">
        <w:t xml:space="preserve"> – hidden layer biases</w:t>
      </w:r>
    </w:p>
    <w:p w:rsidR="00450046" w:rsidRPr="00DA15A5" w:rsidRDefault="00450046" w:rsidP="00450046">
      <w:pPr>
        <w:pStyle w:val="NormalWeb"/>
        <w:numPr>
          <w:ilvl w:val="0"/>
          <w:numId w:val="7"/>
        </w:numPr>
      </w:pPr>
      <w:r w:rsidRPr="00DA15A5">
        <w:rPr>
          <w:rStyle w:val="HTMLCode"/>
          <w:rFonts w:ascii="Times New Roman" w:hAnsi="Times New Roman" w:cs="Times New Roman"/>
        </w:rPr>
        <w:t>W2.npy</w:t>
      </w:r>
      <w:r w:rsidRPr="00DA15A5">
        <w:t xml:space="preserve"> – hidden-to-output weights</w:t>
      </w:r>
    </w:p>
    <w:p w:rsidR="00450046" w:rsidRPr="00DA15A5" w:rsidRDefault="00450046" w:rsidP="00450046">
      <w:pPr>
        <w:pStyle w:val="NormalWeb"/>
        <w:numPr>
          <w:ilvl w:val="0"/>
          <w:numId w:val="7"/>
        </w:numPr>
      </w:pPr>
      <w:r w:rsidRPr="00DA15A5">
        <w:rPr>
          <w:rStyle w:val="HTMLCode"/>
          <w:rFonts w:ascii="Times New Roman" w:hAnsi="Times New Roman" w:cs="Times New Roman"/>
        </w:rPr>
        <w:t>b2.npy</w:t>
      </w:r>
      <w:r w:rsidRPr="00DA15A5">
        <w:t xml:space="preserve"> – output bias</w:t>
      </w:r>
    </w:p>
    <w:p w:rsidR="00450046" w:rsidRPr="00DA15A5" w:rsidRDefault="00450046" w:rsidP="00450046">
      <w:pPr>
        <w:pStyle w:val="NormalWeb"/>
      </w:pPr>
      <w:r w:rsidRPr="00DA15A5">
        <w:t>This separation of training and inference reflects the common FPGA deployment paradigm in which learning is performed offline and only forward inference is mapped to hardware [1], [3].</w:t>
      </w:r>
    </w:p>
    <w:p w:rsidR="00450046" w:rsidRPr="00DA15A5" w:rsidRDefault="00450046" w:rsidP="00450046">
      <w:pPr>
        <w:pStyle w:val="Heading3"/>
        <w:rPr>
          <w:rFonts w:ascii="Times New Roman" w:hAnsi="Times New Roman" w:cs="Times New Roman"/>
        </w:rPr>
      </w:pPr>
      <w:bookmarkStart w:id="988" w:name="_Toc223292352"/>
      <w:r w:rsidRPr="00DA15A5">
        <w:rPr>
          <w:rFonts w:ascii="Times New Roman" w:hAnsi="Times New Roman" w:cs="Times New Roman"/>
        </w:rPr>
        <w:t>Model Evaluation</w:t>
      </w:r>
      <w:bookmarkEnd w:id="988"/>
    </w:p>
    <w:p w:rsidR="00450046" w:rsidRPr="00DA15A5" w:rsidRDefault="00450046" w:rsidP="00450046">
      <w:pPr>
        <w:pStyle w:val="NormalWeb"/>
      </w:pPr>
      <w:r w:rsidRPr="00DA15A5">
        <w:t>Model performance is evaluated using:</w:t>
      </w:r>
    </w:p>
    <w:p w:rsidR="00450046" w:rsidRPr="00DA15A5" w:rsidRDefault="00450046" w:rsidP="00D17753">
      <w:pPr>
        <w:pStyle w:val="BodyText"/>
        <w:rPr>
          <w:rFonts w:ascii="Times New Roman" w:hAnsi="Times New Roman" w:cs="Times New Roman"/>
        </w:rPr>
      </w:pPr>
      <w:r w:rsidRPr="00DA15A5">
        <w:rPr>
          <w:rFonts w:ascii="Times New Roman" w:hAnsi="Times New Roman" w:cs="Times New Roman"/>
        </w:rPr>
        <w:t>python/evaluate_and_plot.py</w:t>
      </w:r>
    </w:p>
    <w:p w:rsidR="00450046" w:rsidRPr="00DA15A5" w:rsidRDefault="00450046" w:rsidP="00450046">
      <w:pPr>
        <w:pStyle w:val="NormalWeb"/>
      </w:pPr>
      <w:r w:rsidRPr="00DA15A5">
        <w:t>This script computes classification metrics and generates performance plots for both floating-point and quantized models.</w:t>
      </w:r>
    </w:p>
    <w:p w:rsidR="00450046" w:rsidRPr="00DA15A5" w:rsidRDefault="00450046" w:rsidP="00450046">
      <w:pPr>
        <w:pStyle w:val="NormalWeb"/>
      </w:pPr>
      <w:r w:rsidRPr="00DA15A5">
        <w:t xml:space="preserve">Evaluation </w:t>
      </w:r>
      <w:del w:id="989" w:author="ASUS MAXIMUS IX HERO" w:date="2026-02-26T14:10:00Z">
        <w:r w:rsidRPr="00DA15A5" w:rsidDel="00E70145">
          <w:delText>prior to</w:delText>
        </w:r>
      </w:del>
      <w:ins w:id="990" w:author="ASUS MAXIMUS IX HERO" w:date="2026-02-26T14:10:00Z">
        <w:r w:rsidR="00E70145" w:rsidRPr="00DA15A5">
          <w:t>before</w:t>
        </w:r>
      </w:ins>
      <w:r w:rsidRPr="00DA15A5">
        <w:t xml:space="preserve"> hardware export ensures that the selected network configuration achieves acceptable detection accuracy while remaining compatible with fixed-point constraints. Similar </w:t>
      </w:r>
      <w:r w:rsidRPr="00DA15A5">
        <w:lastRenderedPageBreak/>
        <w:t>evaluation-driven design-space exploration is common in FPGA neural network accelerators [2], [7].</w:t>
      </w:r>
    </w:p>
    <w:p w:rsidR="00450046" w:rsidRPr="00DA15A5" w:rsidRDefault="00450046" w:rsidP="00450046">
      <w:pPr>
        <w:pStyle w:val="Heading3"/>
        <w:rPr>
          <w:rFonts w:ascii="Times New Roman" w:hAnsi="Times New Roman" w:cs="Times New Roman"/>
        </w:rPr>
      </w:pPr>
      <w:bookmarkStart w:id="991" w:name="_Toc223292353"/>
      <w:r w:rsidRPr="00DA15A5">
        <w:rPr>
          <w:rFonts w:ascii="Times New Roman" w:hAnsi="Times New Roman" w:cs="Times New Roman"/>
        </w:rPr>
        <w:t>Fixed-Point Quantization</w:t>
      </w:r>
      <w:bookmarkEnd w:id="991"/>
    </w:p>
    <w:p w:rsidR="00450046" w:rsidRPr="00DA15A5" w:rsidRDefault="00450046" w:rsidP="00450046">
      <w:pPr>
        <w:pStyle w:val="NormalWeb"/>
      </w:pPr>
      <w:r w:rsidRPr="00DA15A5">
        <w:t>To enable FPGA deployment, floating-point weights and biases are converted into fixed-point representation using:</w:t>
      </w:r>
    </w:p>
    <w:p w:rsidR="00450046" w:rsidRPr="00DA15A5" w:rsidRDefault="00450046" w:rsidP="00D17753">
      <w:pPr>
        <w:pStyle w:val="BodyText"/>
        <w:rPr>
          <w:rFonts w:ascii="Times New Roman" w:hAnsi="Times New Roman" w:cs="Times New Roman"/>
        </w:rPr>
      </w:pPr>
      <w:r w:rsidRPr="00DA15A5">
        <w:rPr>
          <w:rFonts w:ascii="Times New Roman" w:hAnsi="Times New Roman" w:cs="Times New Roman"/>
        </w:rPr>
        <w:t>python/export_fixedpoint.py</w:t>
      </w:r>
    </w:p>
    <w:p w:rsidR="00450046" w:rsidRPr="00DA15A5" w:rsidRDefault="00450046" w:rsidP="00450046">
      <w:pPr>
        <w:pStyle w:val="NormalWeb"/>
      </w:pPr>
      <w:r w:rsidRPr="00DA15A5">
        <w:t>Fixed-point arithmetic significantly reduces FPGA resource usage compared to floating-point implementations, lowering DSP and logic consumption while maintaining acceptable accuracy [2], [3], [11].</w:t>
      </w:r>
    </w:p>
    <w:p w:rsidR="00450046" w:rsidRPr="00DA15A5" w:rsidRDefault="00450046" w:rsidP="00450046">
      <w:pPr>
        <w:pStyle w:val="NormalWeb"/>
      </w:pPr>
      <w:r w:rsidRPr="00DA15A5">
        <w:t>Quantization maps continuous parameters into discrete integer representations according to a predefined scaling factor. This step ensures that all subsequent hardware computations can be implemented using integer arithmetic, which is more efficient in FPGA architectures [3], [12].</w:t>
      </w:r>
    </w:p>
    <w:p w:rsidR="00450046" w:rsidRPr="00DA15A5" w:rsidRDefault="00450046" w:rsidP="00450046">
      <w:pPr>
        <w:pStyle w:val="NormalWeb"/>
      </w:pPr>
      <w:r w:rsidRPr="00DA15A5">
        <w:t>The quantized parameters preserve the trained model structure while adapting numerical precision to hardware constraints.</w:t>
      </w:r>
    </w:p>
    <w:p w:rsidR="00450046" w:rsidRPr="00DA15A5" w:rsidRDefault="00450046" w:rsidP="00450046">
      <w:pPr>
        <w:pStyle w:val="Heading3"/>
        <w:rPr>
          <w:rFonts w:ascii="Times New Roman" w:hAnsi="Times New Roman" w:cs="Times New Roman"/>
        </w:rPr>
      </w:pPr>
      <w:bookmarkStart w:id="992" w:name="_Toc223292354"/>
      <w:r w:rsidRPr="00DA15A5">
        <w:rPr>
          <w:rFonts w:ascii="Times New Roman" w:hAnsi="Times New Roman" w:cs="Times New Roman"/>
        </w:rPr>
        <w:t>Sigmoid LUT Generation</w:t>
      </w:r>
      <w:bookmarkEnd w:id="992"/>
    </w:p>
    <w:p w:rsidR="00450046" w:rsidRPr="00DA15A5" w:rsidRDefault="00450046" w:rsidP="00450046">
      <w:pPr>
        <w:pStyle w:val="NormalWeb"/>
      </w:pPr>
      <w:r w:rsidRPr="00DA15A5">
        <w:t>Because direct computation of the sigmoid function is computationally expensive in hardware, it is approximated using a precomputed lookup table. The LUT is generated offline using:</w:t>
      </w:r>
    </w:p>
    <w:p w:rsidR="00450046" w:rsidRPr="00DA15A5" w:rsidRDefault="00450046" w:rsidP="00D17753">
      <w:pPr>
        <w:pStyle w:val="BodyText"/>
        <w:rPr>
          <w:rFonts w:ascii="Times New Roman" w:hAnsi="Times New Roman" w:cs="Times New Roman"/>
        </w:rPr>
      </w:pPr>
      <w:r w:rsidRPr="00DA15A5">
        <w:rPr>
          <w:rFonts w:ascii="Times New Roman" w:hAnsi="Times New Roman" w:cs="Times New Roman"/>
        </w:rPr>
        <w:t>python/gen_sigmoid_lut.py</w:t>
      </w:r>
    </w:p>
    <w:p w:rsidR="00450046" w:rsidRPr="00DA15A5" w:rsidRDefault="00450046" w:rsidP="00450046">
      <w:pPr>
        <w:pStyle w:val="NormalWeb"/>
      </w:pPr>
      <w:r w:rsidRPr="00DA15A5">
        <w:t>The script samples the sigmoid function over a predefined input range and quantizes the outputs to match the selected fixed-point format.</w:t>
      </w:r>
    </w:p>
    <w:p w:rsidR="00450046" w:rsidRPr="00DA15A5" w:rsidRDefault="00450046" w:rsidP="00450046">
      <w:pPr>
        <w:pStyle w:val="NormalWeb"/>
      </w:pPr>
      <w:r w:rsidRPr="00DA15A5">
        <w:t>LUT-based activation functions are a well-established technique in FPGA neural network implementations, enabling fast and deterministic nonlinear function evaluation using block RAM resources [4], [9], [13].</w:t>
      </w:r>
    </w:p>
    <w:p w:rsidR="00450046" w:rsidRPr="00DA15A5" w:rsidRDefault="00450046" w:rsidP="00450046">
      <w:pPr>
        <w:pStyle w:val="NormalWeb"/>
      </w:pPr>
      <w:r w:rsidRPr="00DA15A5">
        <w:t>The resulting LUT values are saved in:</w:t>
      </w:r>
    </w:p>
    <w:p w:rsidR="00450046" w:rsidRPr="00DA15A5" w:rsidRDefault="00450046" w:rsidP="00D17753">
      <w:pPr>
        <w:pStyle w:val="BodyText"/>
        <w:rPr>
          <w:rFonts w:ascii="Times New Roman" w:hAnsi="Times New Roman" w:cs="Times New Roman"/>
        </w:rPr>
      </w:pPr>
      <w:r w:rsidRPr="00DA15A5">
        <w:rPr>
          <w:rFonts w:ascii="Times New Roman" w:hAnsi="Times New Roman" w:cs="Times New Roman"/>
        </w:rPr>
        <w:t>coeffs/activation_lut.txt</w:t>
      </w:r>
    </w:p>
    <w:p w:rsidR="00450046" w:rsidRPr="00DA15A5" w:rsidRDefault="00450046" w:rsidP="00D17753">
      <w:pPr>
        <w:pStyle w:val="BodyText"/>
        <w:rPr>
          <w:rFonts w:ascii="Times New Roman" w:hAnsi="Times New Roman" w:cs="Times New Roman"/>
        </w:rPr>
      </w:pPr>
    </w:p>
    <w:p w:rsidR="00450046" w:rsidRPr="00DA15A5" w:rsidRDefault="00450046" w:rsidP="00D17753">
      <w:pPr>
        <w:pStyle w:val="BodyText"/>
        <w:rPr>
          <w:rFonts w:ascii="Times New Roman" w:hAnsi="Times New Roman" w:cs="Times New Roman"/>
        </w:rPr>
      </w:pPr>
      <w:r w:rsidRPr="00DA15A5">
        <w:rPr>
          <w:rFonts w:ascii="Times New Roman" w:hAnsi="Times New Roman" w:cs="Times New Roman"/>
        </w:rPr>
        <w:t>The use of COE-based initialization for block RAM is standard in Xilinx FPGA workflows and allows memory contents to be embedded during synthesis [14]. This approach ensures deterministic inference behavior without runtime parameter loading.</w:t>
      </w:r>
    </w:p>
    <w:p w:rsidR="00B8200B" w:rsidRPr="00DA15A5" w:rsidRDefault="00B8200B" w:rsidP="00D17753">
      <w:pPr>
        <w:pStyle w:val="BodyText"/>
        <w:rPr>
          <w:rFonts w:ascii="Times New Roman" w:hAnsi="Times New Roman" w:cs="Times New Roman"/>
        </w:rPr>
      </w:pPr>
    </w:p>
    <w:p w:rsidR="00450046" w:rsidRPr="00DA15A5" w:rsidRDefault="00450046" w:rsidP="00450046">
      <w:pPr>
        <w:pStyle w:val="Heading3"/>
        <w:rPr>
          <w:rFonts w:ascii="Times New Roman" w:hAnsi="Times New Roman" w:cs="Times New Roman"/>
        </w:rPr>
      </w:pPr>
      <w:bookmarkStart w:id="993" w:name="_Toc223292355"/>
      <w:r w:rsidRPr="00DA15A5">
        <w:rPr>
          <w:rFonts w:ascii="Times New Roman" w:hAnsi="Times New Roman" w:cs="Times New Roman"/>
        </w:rPr>
        <w:lastRenderedPageBreak/>
        <w:t>Hardware–Software Co-Design Flow</w:t>
      </w:r>
      <w:bookmarkEnd w:id="993"/>
    </w:p>
    <w:p w:rsidR="00450046" w:rsidRPr="00DA15A5" w:rsidRDefault="00450046" w:rsidP="00450046">
      <w:pPr>
        <w:pStyle w:val="NormalWeb"/>
      </w:pPr>
      <w:r w:rsidRPr="00DA15A5">
        <w:t>The complete software workflow can be summarized as:</w:t>
      </w:r>
    </w:p>
    <w:p w:rsidR="00450046" w:rsidRPr="00DA15A5" w:rsidRDefault="00450046" w:rsidP="00450046">
      <w:pPr>
        <w:pStyle w:val="NormalWeb"/>
        <w:numPr>
          <w:ilvl w:val="0"/>
          <w:numId w:val="8"/>
        </w:numPr>
      </w:pPr>
      <w:r w:rsidRPr="00DA15A5">
        <w:t>Dataset preparation and pixel extraction</w:t>
      </w:r>
    </w:p>
    <w:p w:rsidR="00450046" w:rsidRPr="00DA15A5" w:rsidRDefault="00450046" w:rsidP="00450046">
      <w:pPr>
        <w:pStyle w:val="NormalWeb"/>
        <w:numPr>
          <w:ilvl w:val="0"/>
          <w:numId w:val="8"/>
        </w:numPr>
      </w:pPr>
      <w:r w:rsidRPr="00DA15A5">
        <w:t>Floating-point MLP training</w:t>
      </w:r>
    </w:p>
    <w:p w:rsidR="00450046" w:rsidRPr="00DA15A5" w:rsidRDefault="00450046" w:rsidP="00450046">
      <w:pPr>
        <w:pStyle w:val="NormalWeb"/>
        <w:numPr>
          <w:ilvl w:val="0"/>
          <w:numId w:val="8"/>
        </w:numPr>
      </w:pPr>
      <w:r w:rsidRPr="00DA15A5">
        <w:t>Model evaluation</w:t>
      </w:r>
    </w:p>
    <w:p w:rsidR="00450046" w:rsidRPr="00DA15A5" w:rsidRDefault="00450046" w:rsidP="00450046">
      <w:pPr>
        <w:pStyle w:val="NormalWeb"/>
        <w:numPr>
          <w:ilvl w:val="0"/>
          <w:numId w:val="8"/>
        </w:numPr>
      </w:pPr>
      <w:r w:rsidRPr="00DA15A5">
        <w:t>Fixed-point quantization</w:t>
      </w:r>
    </w:p>
    <w:p w:rsidR="00450046" w:rsidRPr="00DA15A5" w:rsidRDefault="00450046" w:rsidP="00450046">
      <w:pPr>
        <w:pStyle w:val="NormalWeb"/>
        <w:numPr>
          <w:ilvl w:val="0"/>
          <w:numId w:val="8"/>
        </w:numPr>
      </w:pPr>
      <w:r w:rsidRPr="00DA15A5">
        <w:t>LUT generation</w:t>
      </w:r>
    </w:p>
    <w:p w:rsidR="00450046" w:rsidRPr="00DA15A5" w:rsidRDefault="00450046" w:rsidP="00450046">
      <w:pPr>
        <w:pStyle w:val="NormalWeb"/>
        <w:numPr>
          <w:ilvl w:val="0"/>
          <w:numId w:val="8"/>
        </w:numPr>
      </w:pPr>
      <w:r w:rsidRPr="00DA15A5">
        <w:t>Coefficient export to FPGA format</w:t>
      </w:r>
    </w:p>
    <w:p w:rsidR="00450046" w:rsidRPr="00DA15A5" w:rsidRDefault="00450046" w:rsidP="00450046">
      <w:pPr>
        <w:pStyle w:val="NormalWeb"/>
        <w:numPr>
          <w:ilvl w:val="0"/>
          <w:numId w:val="8"/>
        </w:numPr>
      </w:pPr>
      <w:r w:rsidRPr="00DA15A5">
        <w:t>Test vector generation for RTL verification</w:t>
      </w:r>
    </w:p>
    <w:p w:rsidR="00450046" w:rsidRPr="00DA15A5" w:rsidRDefault="00450046" w:rsidP="00450046">
      <w:pPr>
        <w:pStyle w:val="NormalWeb"/>
      </w:pPr>
      <w:r w:rsidRPr="00DA15A5">
        <w:t xml:space="preserve">This staged transformation from high-level model training to hardware-compatible representation exemplifies hardware–software co-design principles widely adopted in FPGA neural network implementations </w:t>
      </w:r>
      <w:hyperlink r:id="rId16" w:history="1">
        <w:r w:rsidRPr="00DA15A5">
          <w:rPr>
            <w:rStyle w:val="Hyperlink"/>
          </w:rPr>
          <w:t>[1]</w:t>
        </w:r>
      </w:hyperlink>
      <w:r w:rsidRPr="00DA15A5">
        <w:t>–[3], [11].</w:t>
      </w:r>
    </w:p>
    <w:p w:rsidR="00450046" w:rsidRPr="00DA15A5" w:rsidRDefault="00450046" w:rsidP="00450046">
      <w:pPr>
        <w:pStyle w:val="NormalWeb"/>
      </w:pPr>
      <w:r w:rsidRPr="00DA15A5">
        <w:t>By constraining the architecture to a compact RGB MLP and employing fixed-point arithmetic with LUT-based sigmoid activation, the software stage directly prepares artifacts that map efficiently to the VHDL implementation described in subsequent sections.</w:t>
      </w:r>
    </w:p>
    <w:p w:rsidR="00B8200B" w:rsidRPr="00DA15A5" w:rsidDel="00DA15A5" w:rsidRDefault="00B8200B" w:rsidP="00D17753">
      <w:pPr>
        <w:pStyle w:val="BodyText"/>
        <w:rPr>
          <w:del w:id="994" w:author="ASUS MAXIMUS IX HERO" w:date="2026-03-01T19:17:00Z"/>
          <w:rFonts w:ascii="Times New Roman" w:hAnsi="Times New Roman" w:cs="Times New Roman"/>
        </w:rPr>
      </w:pPr>
    </w:p>
    <w:p w:rsidR="00B8200B" w:rsidRPr="00DA15A5" w:rsidDel="00DA15A5" w:rsidRDefault="00B8200B" w:rsidP="00D17753">
      <w:pPr>
        <w:pStyle w:val="BodyText"/>
        <w:rPr>
          <w:del w:id="995" w:author="ASUS MAXIMUS IX HERO" w:date="2026-03-01T19:17:00Z"/>
          <w:rFonts w:ascii="Times New Roman" w:hAnsi="Times New Roman" w:cs="Times New Roman"/>
        </w:rPr>
      </w:pPr>
    </w:p>
    <w:p w:rsidR="00B8200B" w:rsidRPr="00DA15A5" w:rsidDel="00DA15A5" w:rsidRDefault="00B8200B" w:rsidP="00D17753">
      <w:pPr>
        <w:pStyle w:val="BodyText"/>
        <w:rPr>
          <w:del w:id="996" w:author="ASUS MAXIMUS IX HERO" w:date="2026-03-01T19:17:00Z"/>
          <w:rFonts w:ascii="Times New Roman" w:hAnsi="Times New Roman" w:cs="Times New Roman"/>
        </w:rPr>
      </w:pPr>
    </w:p>
    <w:p w:rsidR="00B8200B" w:rsidRPr="00DA15A5" w:rsidDel="00686695" w:rsidRDefault="00B8200B" w:rsidP="00D17753">
      <w:pPr>
        <w:pStyle w:val="BodyText"/>
        <w:rPr>
          <w:del w:id="997" w:author="ASUS MAXIMUS IX HERO" w:date="2026-02-26T13:48:00Z"/>
          <w:rFonts w:ascii="Times New Roman" w:hAnsi="Times New Roman" w:cs="Times New Roman"/>
        </w:rPr>
      </w:pPr>
    </w:p>
    <w:p w:rsidR="00B8200B" w:rsidRPr="00DA15A5" w:rsidDel="00686695" w:rsidRDefault="00B8200B" w:rsidP="00D17753">
      <w:pPr>
        <w:pStyle w:val="BodyText"/>
        <w:rPr>
          <w:del w:id="998" w:author="ASUS MAXIMUS IX HERO" w:date="2026-02-26T13:48:00Z"/>
          <w:rFonts w:ascii="Times New Roman" w:hAnsi="Times New Roman" w:cs="Times New Roman"/>
        </w:rPr>
      </w:pPr>
    </w:p>
    <w:p w:rsidR="008E6309" w:rsidRPr="00DA15A5" w:rsidDel="00686695" w:rsidRDefault="008E6309" w:rsidP="00D17753">
      <w:pPr>
        <w:pStyle w:val="BodyText"/>
        <w:rPr>
          <w:del w:id="999" w:author="ASUS MAXIMUS IX HERO" w:date="2026-02-26T13:48:00Z"/>
          <w:rFonts w:ascii="Times New Roman" w:hAnsi="Times New Roman" w:cs="Times New Roman"/>
        </w:rPr>
      </w:pPr>
    </w:p>
    <w:p w:rsidR="008E6309" w:rsidRPr="00DA15A5" w:rsidDel="00686695" w:rsidRDefault="008E6309" w:rsidP="00D17753">
      <w:pPr>
        <w:pStyle w:val="BodyText"/>
        <w:rPr>
          <w:del w:id="1000" w:author="ASUS MAXIMUS IX HERO" w:date="2026-02-26T13:48:00Z"/>
          <w:rFonts w:ascii="Times New Roman" w:hAnsi="Times New Roman" w:cs="Times New Roman"/>
        </w:rPr>
      </w:pPr>
    </w:p>
    <w:p w:rsidR="008E6309" w:rsidRPr="00DA15A5" w:rsidDel="00686695" w:rsidRDefault="008E6309" w:rsidP="00D17753">
      <w:pPr>
        <w:pStyle w:val="BodyText"/>
        <w:rPr>
          <w:del w:id="1001" w:author="ASUS MAXIMUS IX HERO" w:date="2026-02-26T13:48:00Z"/>
          <w:rFonts w:ascii="Times New Roman" w:hAnsi="Times New Roman" w:cs="Times New Roman"/>
        </w:rPr>
      </w:pPr>
    </w:p>
    <w:p w:rsidR="008E6309" w:rsidRPr="00DA15A5" w:rsidDel="00686695" w:rsidRDefault="008E6309" w:rsidP="00D17753">
      <w:pPr>
        <w:pStyle w:val="BodyText"/>
        <w:rPr>
          <w:del w:id="1002" w:author="ASUS MAXIMUS IX HERO" w:date="2026-02-26T13:48:00Z"/>
          <w:rFonts w:ascii="Times New Roman" w:hAnsi="Times New Roman" w:cs="Times New Roman"/>
        </w:rPr>
      </w:pPr>
    </w:p>
    <w:p w:rsidR="008E6309" w:rsidRPr="00DA15A5" w:rsidDel="00686695" w:rsidRDefault="008E6309" w:rsidP="00D17753">
      <w:pPr>
        <w:pStyle w:val="BodyText"/>
        <w:rPr>
          <w:del w:id="1003" w:author="ASUS MAXIMUS IX HERO" w:date="2026-02-26T13:48:00Z"/>
          <w:rFonts w:ascii="Times New Roman" w:hAnsi="Times New Roman" w:cs="Times New Roman"/>
        </w:rPr>
      </w:pPr>
    </w:p>
    <w:p w:rsidR="008E6309" w:rsidRPr="00DA15A5" w:rsidDel="00686695" w:rsidRDefault="008E6309" w:rsidP="00D17753">
      <w:pPr>
        <w:pStyle w:val="BodyText"/>
        <w:rPr>
          <w:del w:id="1004" w:author="ASUS MAXIMUS IX HERO" w:date="2026-02-26T13:48:00Z"/>
          <w:rFonts w:ascii="Times New Roman" w:hAnsi="Times New Roman" w:cs="Times New Roman"/>
        </w:rPr>
      </w:pPr>
    </w:p>
    <w:p w:rsidR="008E6309" w:rsidRPr="00DA15A5" w:rsidDel="00686695" w:rsidRDefault="008E6309" w:rsidP="00D17753">
      <w:pPr>
        <w:pStyle w:val="BodyText"/>
        <w:rPr>
          <w:del w:id="1005" w:author="ASUS MAXIMUS IX HERO" w:date="2026-02-26T13:48:00Z"/>
          <w:rFonts w:ascii="Times New Roman" w:hAnsi="Times New Roman" w:cs="Times New Roman"/>
        </w:rPr>
      </w:pPr>
    </w:p>
    <w:p w:rsidR="008E6309" w:rsidRPr="00DA15A5" w:rsidDel="00686695" w:rsidRDefault="008E6309" w:rsidP="00D17753">
      <w:pPr>
        <w:pStyle w:val="BodyText"/>
        <w:rPr>
          <w:del w:id="1006" w:author="ASUS MAXIMUS IX HERO" w:date="2026-02-26T13:48:00Z"/>
          <w:rFonts w:ascii="Times New Roman" w:hAnsi="Times New Roman" w:cs="Times New Roman"/>
        </w:rPr>
      </w:pPr>
    </w:p>
    <w:p w:rsidR="008E6309" w:rsidRPr="00DA15A5" w:rsidDel="00686695" w:rsidRDefault="008E6309" w:rsidP="00D17753">
      <w:pPr>
        <w:pStyle w:val="BodyText"/>
        <w:rPr>
          <w:del w:id="1007" w:author="ASUS MAXIMUS IX HERO" w:date="2026-02-26T13:48:00Z"/>
          <w:rFonts w:ascii="Times New Roman" w:hAnsi="Times New Roman" w:cs="Times New Roman"/>
        </w:rPr>
      </w:pPr>
    </w:p>
    <w:p w:rsidR="00B8200B" w:rsidRPr="00DA15A5" w:rsidDel="00686695" w:rsidRDefault="00B8200B" w:rsidP="00D17753">
      <w:pPr>
        <w:pStyle w:val="BodyText"/>
        <w:rPr>
          <w:del w:id="1008" w:author="ASUS MAXIMUS IX HERO" w:date="2026-02-26T13:48:00Z"/>
          <w:rFonts w:ascii="Times New Roman" w:hAnsi="Times New Roman" w:cs="Times New Roman"/>
        </w:rPr>
      </w:pPr>
    </w:p>
    <w:p w:rsidR="00B8200B" w:rsidRPr="00DA15A5" w:rsidDel="00686695" w:rsidRDefault="00B8200B" w:rsidP="00D17753">
      <w:pPr>
        <w:pStyle w:val="BodyText"/>
        <w:rPr>
          <w:del w:id="1009" w:author="ASUS MAXIMUS IX HERO" w:date="2026-02-26T13:48:00Z"/>
          <w:rFonts w:ascii="Times New Roman" w:hAnsi="Times New Roman" w:cs="Times New Roman"/>
        </w:rPr>
      </w:pPr>
    </w:p>
    <w:p w:rsidR="00B8200B" w:rsidRPr="00DA15A5" w:rsidDel="00686695" w:rsidRDefault="00B8200B" w:rsidP="00D17753">
      <w:pPr>
        <w:pStyle w:val="BodyText"/>
        <w:rPr>
          <w:del w:id="1010" w:author="ASUS MAXIMUS IX HERO" w:date="2026-02-26T13:48:00Z"/>
          <w:rFonts w:ascii="Times New Roman" w:hAnsi="Times New Roman" w:cs="Times New Roman"/>
        </w:rPr>
      </w:pPr>
    </w:p>
    <w:p w:rsidR="00B8200B" w:rsidRPr="00DA15A5" w:rsidDel="00686695" w:rsidRDefault="00B8200B" w:rsidP="00D17753">
      <w:pPr>
        <w:pStyle w:val="BodyText"/>
        <w:rPr>
          <w:del w:id="1011" w:author="ASUS MAXIMUS IX HERO" w:date="2026-02-26T13:48:00Z"/>
          <w:rFonts w:ascii="Times New Roman" w:hAnsi="Times New Roman" w:cs="Times New Roman"/>
        </w:rPr>
      </w:pPr>
    </w:p>
    <w:p w:rsidR="00B8200B" w:rsidRPr="00DA15A5" w:rsidDel="00686695" w:rsidRDefault="00B8200B" w:rsidP="00D17753">
      <w:pPr>
        <w:pStyle w:val="BodyText"/>
        <w:rPr>
          <w:del w:id="1012" w:author="ASUS MAXIMUS IX HERO" w:date="2026-02-26T13:48:00Z"/>
          <w:rFonts w:ascii="Times New Roman" w:hAnsi="Times New Roman" w:cs="Times New Roman"/>
        </w:rPr>
      </w:pPr>
    </w:p>
    <w:p w:rsidR="00B8200B" w:rsidRPr="00DA15A5" w:rsidDel="00686695" w:rsidRDefault="00B8200B" w:rsidP="00D17753">
      <w:pPr>
        <w:pStyle w:val="BodyText"/>
        <w:rPr>
          <w:del w:id="1013" w:author="ASUS MAXIMUS IX HERO" w:date="2026-02-26T13:48:00Z"/>
          <w:rFonts w:ascii="Times New Roman" w:hAnsi="Times New Roman" w:cs="Times New Roman"/>
        </w:rPr>
      </w:pPr>
    </w:p>
    <w:p w:rsidR="00B8200B" w:rsidRPr="00DA15A5" w:rsidDel="00686695" w:rsidRDefault="00B8200B" w:rsidP="00D17753">
      <w:pPr>
        <w:pStyle w:val="BodyText"/>
        <w:rPr>
          <w:del w:id="1014" w:author="ASUS MAXIMUS IX HERO" w:date="2026-02-26T13:48:00Z"/>
          <w:rFonts w:ascii="Times New Roman" w:hAnsi="Times New Roman" w:cs="Times New Roman"/>
        </w:rPr>
      </w:pPr>
    </w:p>
    <w:p w:rsidR="00B8200B" w:rsidRPr="00DA15A5" w:rsidDel="00686695" w:rsidRDefault="00B8200B" w:rsidP="00D17753">
      <w:pPr>
        <w:pStyle w:val="BodyText"/>
        <w:rPr>
          <w:del w:id="1015" w:author="ASUS MAXIMUS IX HERO" w:date="2026-02-26T13:48:00Z"/>
          <w:rFonts w:ascii="Times New Roman" w:hAnsi="Times New Roman" w:cs="Times New Roman"/>
        </w:rPr>
      </w:pPr>
    </w:p>
    <w:p w:rsidR="00B8200B" w:rsidRPr="00DA15A5" w:rsidDel="00686695" w:rsidRDefault="00B8200B" w:rsidP="00D17753">
      <w:pPr>
        <w:pStyle w:val="BodyText"/>
        <w:rPr>
          <w:del w:id="1016" w:author="ASUS MAXIMUS IX HERO" w:date="2026-02-26T13:48:00Z"/>
          <w:rFonts w:ascii="Times New Roman" w:hAnsi="Times New Roman" w:cs="Times New Roman"/>
        </w:rPr>
      </w:pPr>
    </w:p>
    <w:p w:rsidR="00B8200B" w:rsidRPr="00DA15A5" w:rsidDel="00686695" w:rsidRDefault="00B8200B" w:rsidP="00D17753">
      <w:pPr>
        <w:pStyle w:val="BodyText"/>
        <w:rPr>
          <w:del w:id="1017" w:author="ASUS MAXIMUS IX HERO" w:date="2026-02-26T13:48:00Z"/>
          <w:rFonts w:ascii="Times New Roman" w:hAnsi="Times New Roman" w:cs="Times New Roman"/>
        </w:rPr>
      </w:pPr>
    </w:p>
    <w:p w:rsidR="002F32F0" w:rsidRPr="00DA15A5" w:rsidDel="00686695" w:rsidRDefault="00AB5A7E" w:rsidP="00AB5A7E">
      <w:pPr>
        <w:pStyle w:val="BodyText"/>
        <w:tabs>
          <w:tab w:val="left" w:pos="3181"/>
        </w:tabs>
        <w:rPr>
          <w:del w:id="1018" w:author="ASUS MAXIMUS IX HERO" w:date="2026-02-26T13:48:00Z"/>
          <w:rStyle w:val="Hyperlink"/>
          <w:rFonts w:ascii="Times New Roman" w:hAnsi="Times New Roman" w:cs="Times New Roman"/>
        </w:rPr>
      </w:pPr>
      <w:bookmarkStart w:id="1019" w:name="chap:fpga-impl"/>
      <w:bookmarkEnd w:id="314"/>
      <w:del w:id="1020" w:author="ASUS MAXIMUS IX HERO" w:date="2026-02-26T13:48:00Z">
        <w:r w:rsidRPr="00DA15A5" w:rsidDel="00686695">
          <w:rPr>
            <w:rStyle w:val="Hyperlink"/>
            <w:rFonts w:ascii="Times New Roman" w:hAnsi="Times New Roman" w:cs="Times New Roman"/>
          </w:rPr>
          <w:tab/>
        </w:r>
      </w:del>
    </w:p>
    <w:p w:rsidR="00AB5A7E" w:rsidRPr="00DA15A5" w:rsidDel="00686695" w:rsidRDefault="00AB5A7E" w:rsidP="00AB5A7E">
      <w:pPr>
        <w:pStyle w:val="BodyText"/>
        <w:tabs>
          <w:tab w:val="left" w:pos="3181"/>
        </w:tabs>
        <w:rPr>
          <w:del w:id="1021" w:author="ASUS MAXIMUS IX HERO" w:date="2026-02-26T13:48:00Z"/>
          <w:rStyle w:val="Hyperlink"/>
          <w:rFonts w:ascii="Times New Roman" w:hAnsi="Times New Roman" w:cs="Times New Roman"/>
        </w:rPr>
      </w:pPr>
    </w:p>
    <w:p w:rsidR="00AB5A7E" w:rsidRPr="00DA15A5" w:rsidDel="00686695" w:rsidRDefault="00AB5A7E" w:rsidP="00AB5A7E">
      <w:pPr>
        <w:pStyle w:val="BodyText"/>
        <w:tabs>
          <w:tab w:val="left" w:pos="3181"/>
        </w:tabs>
        <w:rPr>
          <w:del w:id="1022" w:author="ASUS MAXIMUS IX HERO" w:date="2026-02-26T13:48:00Z"/>
          <w:rStyle w:val="Hyperlink"/>
          <w:rFonts w:ascii="Times New Roman" w:hAnsi="Times New Roman" w:cs="Times New Roman"/>
        </w:rPr>
      </w:pPr>
    </w:p>
    <w:p w:rsidR="00AB5A7E" w:rsidRPr="00DA15A5" w:rsidDel="00686695" w:rsidRDefault="00AB5A7E" w:rsidP="00AB5A7E">
      <w:pPr>
        <w:pStyle w:val="BodyText"/>
        <w:tabs>
          <w:tab w:val="left" w:pos="3181"/>
        </w:tabs>
        <w:rPr>
          <w:del w:id="1023" w:author="ASUS MAXIMUS IX HERO" w:date="2026-02-26T13:48:00Z"/>
          <w:rStyle w:val="Hyperlink"/>
          <w:rFonts w:ascii="Times New Roman" w:hAnsi="Times New Roman" w:cs="Times New Roman"/>
        </w:rPr>
      </w:pPr>
    </w:p>
    <w:p w:rsidR="00AB5A7E" w:rsidRPr="00DA15A5" w:rsidDel="00686695" w:rsidRDefault="00AB5A7E" w:rsidP="00AB5A7E">
      <w:pPr>
        <w:pStyle w:val="BodyText"/>
        <w:tabs>
          <w:tab w:val="left" w:pos="3181"/>
        </w:tabs>
        <w:rPr>
          <w:del w:id="1024" w:author="ASUS MAXIMUS IX HERO" w:date="2026-02-26T13:48:00Z"/>
          <w:rStyle w:val="Hyperlink"/>
          <w:rFonts w:ascii="Times New Roman" w:hAnsi="Times New Roman" w:cs="Times New Roman"/>
        </w:rPr>
      </w:pPr>
    </w:p>
    <w:p w:rsidR="00AB5A7E" w:rsidRPr="00DA15A5" w:rsidDel="00686695" w:rsidRDefault="00AB5A7E" w:rsidP="00AB5A7E">
      <w:pPr>
        <w:pStyle w:val="BodyText"/>
        <w:tabs>
          <w:tab w:val="left" w:pos="3181"/>
        </w:tabs>
        <w:rPr>
          <w:del w:id="1025" w:author="ASUS MAXIMUS IX HERO" w:date="2026-02-26T13:48:00Z"/>
          <w:rStyle w:val="Hyperlink"/>
          <w:rFonts w:ascii="Times New Roman" w:hAnsi="Times New Roman" w:cs="Times New Roman"/>
        </w:rPr>
      </w:pPr>
    </w:p>
    <w:p w:rsidR="002F32F0" w:rsidRPr="00DA15A5" w:rsidDel="00DA15A5" w:rsidRDefault="002F32F0">
      <w:pPr>
        <w:pStyle w:val="BodyText"/>
        <w:tabs>
          <w:tab w:val="left" w:pos="3181"/>
        </w:tabs>
        <w:rPr>
          <w:del w:id="1026" w:author="ASUS MAXIMUS IX HERO" w:date="2026-03-01T19:17:00Z"/>
          <w:rFonts w:ascii="Times New Roman" w:hAnsi="Times New Roman" w:cs="Times New Roman"/>
        </w:rPr>
        <w:pPrChange w:id="1027" w:author="ASUS MAXIMUS IX HERO" w:date="2026-02-26T13:48:00Z">
          <w:pPr>
            <w:pStyle w:val="BodyText"/>
          </w:pPr>
        </w:pPrChange>
      </w:pPr>
    </w:p>
    <w:p w:rsidR="00666F86" w:rsidRPr="00DA15A5" w:rsidRDefault="00590D5F">
      <w:pPr>
        <w:pStyle w:val="Heading1"/>
        <w:rPr>
          <w:rFonts w:ascii="Times New Roman" w:hAnsi="Times New Roman" w:cs="Times New Roman"/>
        </w:rPr>
      </w:pPr>
      <w:bookmarkStart w:id="1028" w:name="_Toc223292356"/>
      <w:r w:rsidRPr="00DA15A5">
        <w:rPr>
          <w:rFonts w:ascii="Times New Roman" w:hAnsi="Times New Roman" w:cs="Times New Roman"/>
        </w:rPr>
        <w:t>FPGA Implementation</w:t>
      </w:r>
      <w:bookmarkEnd w:id="1028"/>
    </w:p>
    <w:p w:rsidR="00456B95" w:rsidRPr="00DA15A5" w:rsidRDefault="00456B95">
      <w:pPr>
        <w:pStyle w:val="BodyText"/>
        <w:rPr>
          <w:rFonts w:ascii="Times New Roman" w:hAnsi="Times New Roman" w:cs="Times New Roman"/>
        </w:rPr>
        <w:pPrChange w:id="1029" w:author="ASUS MAXIMUS IX HERO" w:date="2026-02-24T21:17:00Z">
          <w:pPr>
            <w:pStyle w:val="Heading2"/>
          </w:pPr>
        </w:pPrChange>
      </w:pPr>
      <w:bookmarkStart w:id="1030" w:name="architecture-overview"/>
      <w:r w:rsidRPr="00DA15A5">
        <w:rPr>
          <w:rFonts w:ascii="Times New Roman" w:hAnsi="Times New Roman" w:cs="Times New Roman"/>
        </w:rPr>
        <w:t xml:space="preserve">This chapter describes the </w:t>
      </w:r>
      <w:r w:rsidRPr="00DA15A5">
        <w:rPr>
          <w:rFonts w:ascii="Times New Roman" w:hAnsi="Times New Roman" w:cs="Times New Roman"/>
          <w:rPrChange w:id="1031" w:author="ASUS MAXIMUS IX HERO" w:date="2026-03-01T19:18:00Z">
            <w:rPr>
              <w:rFonts w:ascii="Times New Roman" w:hAnsi="Times New Roman" w:cs="Times New Roman"/>
              <w:b/>
              <w:bCs/>
            </w:rPr>
          </w:rPrChange>
        </w:rPr>
        <w:t>RTL (VHDL) implementation</w:t>
      </w:r>
      <w:r w:rsidRPr="00DA15A5">
        <w:rPr>
          <w:rFonts w:ascii="Times New Roman" w:hAnsi="Times New Roman" w:cs="Times New Roman"/>
        </w:rPr>
        <w:t xml:space="preserve"> of the trained RGB-MLP and its integration into a Xilinx Vivado project for FPGA deployment. The implementation follows the standard “</w:t>
      </w:r>
      <w:r w:rsidRPr="00DA15A5">
        <w:rPr>
          <w:rFonts w:ascii="Times New Roman" w:hAnsi="Times New Roman" w:cs="Times New Roman"/>
          <w:rPrChange w:id="1032" w:author="ASUS MAXIMUS IX HERO" w:date="2026-03-01T19:18:00Z">
            <w:rPr>
              <w:rFonts w:ascii="Times New Roman" w:hAnsi="Times New Roman" w:cs="Times New Roman"/>
              <w:b/>
              <w:bCs/>
            </w:rPr>
          </w:rPrChange>
        </w:rPr>
        <w:t>train offline → export coefficients → deploy inference in hardware</w:t>
      </w:r>
      <w:r w:rsidRPr="00DA15A5">
        <w:rPr>
          <w:rFonts w:ascii="Times New Roman" w:hAnsi="Times New Roman" w:cs="Times New Roman"/>
        </w:rPr>
        <w:t xml:space="preserve">” pattern that is widely used in FPGA neural-network designs, because it isolates the numerically intensive training phase to software and leaves only deterministic forward inference to be realized as a synchronous datapath in hardware [5], [10], [13]. In this work, inference is implemented using </w:t>
      </w:r>
      <w:r w:rsidRPr="00DA15A5">
        <w:rPr>
          <w:rFonts w:ascii="Times New Roman" w:hAnsi="Times New Roman" w:cs="Times New Roman"/>
          <w:rPrChange w:id="1033" w:author="ASUS MAXIMUS IX HERO" w:date="2026-03-01T19:18:00Z">
            <w:rPr>
              <w:rFonts w:ascii="Times New Roman" w:hAnsi="Times New Roman" w:cs="Times New Roman"/>
              <w:b/>
              <w:bCs/>
            </w:rPr>
          </w:rPrChange>
        </w:rPr>
        <w:t>fixed-point arithmetic</w:t>
      </w:r>
      <w:r w:rsidRPr="00DA15A5">
        <w:rPr>
          <w:rFonts w:ascii="Times New Roman" w:hAnsi="Times New Roman" w:cs="Times New Roman"/>
        </w:rPr>
        <w:t xml:space="preserve"> and a </w:t>
      </w:r>
      <w:r w:rsidRPr="00DA15A5">
        <w:rPr>
          <w:rFonts w:ascii="Times New Roman" w:hAnsi="Times New Roman" w:cs="Times New Roman"/>
          <w:rPrChange w:id="1034" w:author="ASUS MAXIMUS IX HERO" w:date="2026-03-01T19:18:00Z">
            <w:rPr>
              <w:rFonts w:ascii="Times New Roman" w:hAnsi="Times New Roman" w:cs="Times New Roman"/>
              <w:b/>
              <w:bCs/>
            </w:rPr>
          </w:rPrChange>
        </w:rPr>
        <w:t>lookup-table (LUT) sigmoid</w:t>
      </w:r>
      <w:r w:rsidRPr="00DA15A5">
        <w:rPr>
          <w:rFonts w:ascii="Times New Roman" w:hAnsi="Times New Roman" w:cs="Times New Roman"/>
        </w:rPr>
        <w:t>, reflecting the established FPGA design guidance that floating-point is costly on FPGA fabrics and should generally be replaced with appropriately scaled fixed-point representations [11]. The overall development also follows the conventional FPGA CAD flow—RTL design, simulation, synthesis</w:t>
      </w:r>
      <w:ins w:id="1035" w:author="ASUS MAXIMUS IX HERO" w:date="2026-03-01T19:28:00Z">
        <w:r w:rsidR="00493284">
          <w:rPr>
            <w:rFonts w:ascii="Times New Roman" w:hAnsi="Times New Roman" w:cs="Times New Roman"/>
          </w:rPr>
          <w:t xml:space="preserve"> and</w:t>
        </w:r>
      </w:ins>
      <w:del w:id="1036" w:author="ASUS MAXIMUS IX HERO" w:date="2026-03-01T19:28:00Z">
        <w:r w:rsidRPr="00DA15A5" w:rsidDel="00493284">
          <w:rPr>
            <w:rFonts w:ascii="Times New Roman" w:hAnsi="Times New Roman" w:cs="Times New Roman"/>
          </w:rPr>
          <w:delText>,</w:delText>
        </w:r>
      </w:del>
      <w:r w:rsidRPr="00DA15A5">
        <w:rPr>
          <w:rFonts w:ascii="Times New Roman" w:hAnsi="Times New Roman" w:cs="Times New Roman"/>
        </w:rPr>
        <w:t xml:space="preserve"> placement/routing</w:t>
      </w:r>
      <w:ins w:id="1037" w:author="ASUS MAXIMUS IX HERO" w:date="2026-03-01T19:28:00Z">
        <w:r w:rsidR="00493284">
          <w:rPr>
            <w:rFonts w:ascii="Times New Roman" w:hAnsi="Times New Roman" w:cs="Times New Roman"/>
          </w:rPr>
          <w:t xml:space="preserve"> </w:t>
        </w:r>
      </w:ins>
      <w:del w:id="1038" w:author="ASUS MAXIMUS IX HERO" w:date="2026-03-01T19:28:00Z">
        <w:r w:rsidRPr="00DA15A5" w:rsidDel="00493284">
          <w:rPr>
            <w:rFonts w:ascii="Times New Roman" w:hAnsi="Times New Roman" w:cs="Times New Roman"/>
          </w:rPr>
          <w:delText>, and bitstream generation</w:delText>
        </w:r>
      </w:del>
      <w:r w:rsidRPr="00DA15A5">
        <w:rPr>
          <w:rFonts w:ascii="Times New Roman" w:hAnsi="Times New Roman" w:cs="Times New Roman"/>
        </w:rPr>
        <w:t>—commonly described in VHDL/FPGA design references [12].</w:t>
      </w:r>
    </w:p>
    <w:p w:rsidR="00666F86" w:rsidRPr="00DA15A5" w:rsidRDefault="00590D5F">
      <w:pPr>
        <w:pStyle w:val="Heading2"/>
        <w:rPr>
          <w:rFonts w:ascii="Times New Roman" w:hAnsi="Times New Roman" w:cs="Times New Roman"/>
        </w:rPr>
      </w:pPr>
      <w:bookmarkStart w:id="1039" w:name="_Toc223292357"/>
      <w:r w:rsidRPr="00DA15A5">
        <w:rPr>
          <w:rFonts w:ascii="Times New Roman" w:hAnsi="Times New Roman" w:cs="Times New Roman"/>
        </w:rPr>
        <w:t>Architecture Overview</w:t>
      </w:r>
      <w:bookmarkEnd w:id="1039"/>
    </w:p>
    <w:p w:rsidR="00666F86" w:rsidRPr="00DA15A5" w:rsidRDefault="00590D5F">
      <w:pPr>
        <w:pStyle w:val="FirstParagraph"/>
        <w:rPr>
          <w:rFonts w:ascii="Times New Roman" w:hAnsi="Times New Roman" w:cs="Times New Roman"/>
        </w:rPr>
      </w:pPr>
      <w:r w:rsidRPr="00DA15A5">
        <w:rPr>
          <w:rFonts w:ascii="Times New Roman" w:hAnsi="Times New Roman" w:cs="Times New Roman"/>
        </w:rPr>
        <w:t>The design comprises parameterized ‘multiplier‘ units, ‘neuron‘ blocks aggregating weighted sums with bias, and a top-level ‘nn_rgb‘ module orchestrating layers. The ‘sigmoid_lut‘/‘sigmoid_IP‘ provides activation using a precomputed lookup table stored in block RAM.</w:t>
      </w:r>
    </w:p>
    <w:p w:rsidR="00456B95" w:rsidRPr="00DA15A5" w:rsidRDefault="00456B95" w:rsidP="00456B95">
      <w:pPr>
        <w:pStyle w:val="BodyText"/>
        <w:rPr>
          <w:rFonts w:ascii="Times New Roman" w:hAnsi="Times New Roman" w:cs="Times New Roman"/>
        </w:rPr>
      </w:pPr>
      <w:r w:rsidRPr="00DA15A5">
        <w:rPr>
          <w:rFonts w:ascii="Times New Roman" w:hAnsi="Times New Roman" w:cs="Times New Roman"/>
        </w:rPr>
        <w:t xml:space="preserve">The hardware design maps the MLP computation into three main building blocks: </w:t>
      </w:r>
      <w:r w:rsidRPr="00DA15A5">
        <w:rPr>
          <w:rStyle w:val="Strong"/>
          <w:rFonts w:ascii="Times New Roman" w:hAnsi="Times New Roman" w:cs="Times New Roman"/>
        </w:rPr>
        <w:t>(i) parallel multiply stages</w:t>
      </w:r>
      <w:r w:rsidRPr="00DA15A5">
        <w:rPr>
          <w:rFonts w:ascii="Times New Roman" w:hAnsi="Times New Roman" w:cs="Times New Roman"/>
        </w:rPr>
        <w:t xml:space="preserve">, </w:t>
      </w:r>
      <w:r w:rsidRPr="00DA15A5">
        <w:rPr>
          <w:rStyle w:val="Strong"/>
          <w:rFonts w:ascii="Times New Roman" w:hAnsi="Times New Roman" w:cs="Times New Roman"/>
        </w:rPr>
        <w:t>(ii) accumulation and bias addition</w:t>
      </w:r>
      <w:r w:rsidRPr="00DA15A5">
        <w:rPr>
          <w:rFonts w:ascii="Times New Roman" w:hAnsi="Times New Roman" w:cs="Times New Roman"/>
        </w:rPr>
        <w:t xml:space="preserve">, and </w:t>
      </w:r>
      <w:r w:rsidRPr="00DA15A5">
        <w:rPr>
          <w:rStyle w:val="Strong"/>
          <w:rFonts w:ascii="Times New Roman" w:hAnsi="Times New Roman" w:cs="Times New Roman"/>
        </w:rPr>
        <w:t>(iii) nonlinear activation</w:t>
      </w:r>
      <w:r w:rsidRPr="00DA15A5">
        <w:rPr>
          <w:rFonts w:ascii="Times New Roman" w:hAnsi="Times New Roman" w:cs="Times New Roman"/>
        </w:rPr>
        <w:t xml:space="preserve">. At runtime, each pixel is treated as a feature vector </w:t>
      </w:r>
      <w:r w:rsidRPr="00DA15A5">
        <w:rPr>
          <w:rStyle w:val="mord"/>
          <w:rFonts w:ascii="Times New Roman" w:hAnsi="Times New Roman" w:cs="Times New Roman"/>
        </w:rPr>
        <w:t>x</w:t>
      </w:r>
      <w:r w:rsidRPr="00DA15A5">
        <w:rPr>
          <w:rStyle w:val="mrel"/>
          <w:rFonts w:ascii="Times New Roman" w:hAnsi="Times New Roman" w:cs="Times New Roman"/>
        </w:rPr>
        <w:t>=</w:t>
      </w:r>
      <w:r w:rsidRPr="00DA15A5">
        <w:rPr>
          <w:rStyle w:val="mopen"/>
          <w:rFonts w:ascii="Times New Roman" w:hAnsi="Times New Roman" w:cs="Times New Roman"/>
        </w:rPr>
        <w:t>[</w:t>
      </w:r>
      <w:r w:rsidRPr="00DA15A5">
        <w:rPr>
          <w:rStyle w:val="mord"/>
          <w:rFonts w:ascii="Times New Roman" w:hAnsi="Times New Roman" w:cs="Times New Roman"/>
        </w:rPr>
        <w:t>R</w:t>
      </w:r>
      <w:r w:rsidRPr="00DA15A5">
        <w:rPr>
          <w:rStyle w:val="mpunct"/>
          <w:rFonts w:ascii="Times New Roman" w:hAnsi="Times New Roman" w:cs="Times New Roman"/>
        </w:rPr>
        <w:t>,</w:t>
      </w:r>
      <w:ins w:id="1040" w:author="ASUS MAXIMUS IX HERO" w:date="2026-02-26T14:07:00Z">
        <w:r w:rsidR="00C74677" w:rsidRPr="00DA15A5">
          <w:rPr>
            <w:rStyle w:val="mpunct"/>
            <w:rFonts w:ascii="Times New Roman" w:hAnsi="Times New Roman" w:cs="Times New Roman"/>
          </w:rPr>
          <w:t xml:space="preserve"> </w:t>
        </w:r>
      </w:ins>
      <w:r w:rsidRPr="00DA15A5">
        <w:rPr>
          <w:rStyle w:val="mord"/>
          <w:rFonts w:ascii="Times New Roman" w:hAnsi="Times New Roman" w:cs="Times New Roman"/>
        </w:rPr>
        <w:t>G</w:t>
      </w:r>
      <w:r w:rsidRPr="00DA15A5">
        <w:rPr>
          <w:rStyle w:val="mpunct"/>
          <w:rFonts w:ascii="Times New Roman" w:hAnsi="Times New Roman" w:cs="Times New Roman"/>
        </w:rPr>
        <w:t>,</w:t>
      </w:r>
      <w:r w:rsidRPr="00DA15A5">
        <w:rPr>
          <w:rStyle w:val="mord"/>
          <w:rFonts w:ascii="Times New Roman" w:hAnsi="Times New Roman" w:cs="Times New Roman"/>
        </w:rPr>
        <w:t>B</w:t>
      </w:r>
      <w:r w:rsidRPr="00DA15A5">
        <w:rPr>
          <w:rStyle w:val="mclose"/>
          <w:rFonts w:ascii="Times New Roman" w:hAnsi="Times New Roman" w:cs="Times New Roman"/>
        </w:rPr>
        <w:t>]</w:t>
      </w:r>
      <w:r w:rsidRPr="00DA15A5">
        <w:rPr>
          <w:rFonts w:ascii="Times New Roman" w:hAnsi="Times New Roman" w:cs="Times New Roman"/>
        </w:rPr>
        <w:t xml:space="preserve"> and is processed by the network to produce a scalar output interpreted as the probability of “fire.” This implies that the hardware </w:t>
      </w:r>
      <w:r w:rsidRPr="00DA15A5">
        <w:rPr>
          <w:rFonts w:ascii="Times New Roman" w:hAnsi="Times New Roman" w:cs="Times New Roman"/>
        </w:rPr>
        <w:lastRenderedPageBreak/>
        <w:t xml:space="preserve">core is dominated by </w:t>
      </w:r>
      <w:r w:rsidRPr="00DA15A5">
        <w:rPr>
          <w:rStyle w:val="Strong"/>
          <w:rFonts w:ascii="Times New Roman" w:hAnsi="Times New Roman" w:cs="Times New Roman"/>
        </w:rPr>
        <w:t>multiply–accumulate (MAC)</w:t>
      </w:r>
      <w:r w:rsidRPr="00DA15A5">
        <w:rPr>
          <w:rFonts w:ascii="Times New Roman" w:hAnsi="Times New Roman" w:cs="Times New Roman"/>
        </w:rPr>
        <w:t xml:space="preserve"> operations, matching the classical neuron model:</w:t>
      </w:r>
    </w:p>
    <w:p w:rsidR="00456B95" w:rsidRPr="00DA15A5" w:rsidRDefault="00456B95" w:rsidP="00456B95">
      <w:pPr>
        <w:pStyle w:val="BodyText"/>
        <w:rPr>
          <w:rStyle w:val="delimsizing"/>
          <w:rFonts w:ascii="Times New Roman" w:hAnsi="Times New Roman" w:cs="Times New Roman"/>
        </w:rPr>
      </w:pPr>
      <m:oMathPara>
        <m:oMath>
          <m:r>
            <w:rPr>
              <w:rFonts w:ascii="Cambria Math" w:hAnsi="Cambria Math" w:cs="Times New Roman"/>
            </w:rPr>
            <m:t xml:space="preserve"> </m:t>
          </m:r>
          <m:r>
            <m:rPr>
              <m:sty m:val="p"/>
            </m:rPr>
            <w:rPr>
              <w:rStyle w:val="mord"/>
              <w:rFonts w:ascii="Cambria Math" w:hAnsi="Cambria Math" w:cs="Times New Roman"/>
            </w:rPr>
            <m:t>y</m:t>
          </m:r>
          <m:r>
            <m:rPr>
              <m:sty m:val="p"/>
            </m:rPr>
            <w:rPr>
              <w:rStyle w:val="mrel"/>
              <w:rFonts w:ascii="Cambria Math" w:hAnsi="Cambria Math" w:cs="Times New Roman"/>
            </w:rPr>
            <m:t>=</m:t>
          </m:r>
          <m:r>
            <m:rPr>
              <m:sty m:val="p"/>
            </m:rPr>
            <w:rPr>
              <w:rStyle w:val="mord"/>
              <w:rFonts w:ascii="Cambria Math" w:hAnsi="Cambria Math" w:cs="Times New Roman"/>
            </w:rPr>
            <m:t>f</m:t>
          </m:r>
          <m:r>
            <m:rPr>
              <m:sty m:val="p"/>
            </m:rPr>
            <w:rPr>
              <w:rStyle w:val="delimsizing"/>
              <w:rFonts w:ascii="Cambria Math" w:hAnsi="Cambria Math" w:cs="Times New Roman"/>
            </w:rPr>
            <m:t>(</m:t>
          </m:r>
          <m:r>
            <m:rPr>
              <m:sty m:val="p"/>
            </m:rPr>
            <w:rPr>
              <w:rStyle w:val="mord"/>
              <w:rFonts w:ascii="Cambria Math" w:hAnsi="Cambria Math" w:cs="Times New Roman"/>
            </w:rPr>
            <m:t>i</m:t>
          </m:r>
          <m:r>
            <m:rPr>
              <m:sty m:val="p"/>
            </m:rPr>
            <w:rPr>
              <w:rStyle w:val="mop"/>
              <w:rFonts w:ascii="Cambria Math" w:hAnsi="Cambria Math" w:cs="Times New Roman"/>
            </w:rPr>
            <m:t>∑</m:t>
          </m:r>
          <m:r>
            <w:rPr>
              <w:rStyle w:val="vlist-s"/>
              <w:rFonts w:ascii="Cambria Math" w:hAnsi="Cambria Math" w:cs="Times New Roman"/>
            </w:rPr>
            <m:t>​</m:t>
          </m:r>
          <m:r>
            <m:rPr>
              <m:sty m:val="p"/>
            </m:rPr>
            <w:rPr>
              <w:rStyle w:val="mord"/>
              <w:rFonts w:ascii="Cambria Math" w:hAnsi="Cambria Math" w:cs="Times New Roman"/>
            </w:rPr>
            <m:t>wi</m:t>
          </m:r>
          <m:r>
            <w:rPr>
              <w:rStyle w:val="vlist-s"/>
              <w:rFonts w:ascii="Cambria Math" w:hAnsi="Cambria Math" w:cs="Times New Roman"/>
            </w:rPr>
            <m:t>​</m:t>
          </m:r>
          <m:r>
            <m:rPr>
              <m:sty m:val="p"/>
            </m:rPr>
            <w:rPr>
              <w:rStyle w:val="mord"/>
              <w:rFonts w:ascii="Cambria Math" w:hAnsi="Cambria Math" w:cs="Times New Roman"/>
            </w:rPr>
            <m:t>xi</m:t>
          </m:r>
          <m:r>
            <w:rPr>
              <w:rStyle w:val="vlist-s"/>
              <w:rFonts w:ascii="Cambria Math" w:hAnsi="Cambria Math" w:cs="Times New Roman"/>
            </w:rPr>
            <m:t>​</m:t>
          </m:r>
          <m:r>
            <w:rPr>
              <w:rStyle w:val="mbin"/>
              <w:rFonts w:ascii="Cambria Math" w:hAnsi="Cambria Math" w:cs="Times New Roman"/>
            </w:rPr>
            <m:t>+</m:t>
          </m:r>
          <m:r>
            <m:rPr>
              <m:sty m:val="p"/>
            </m:rPr>
            <w:rPr>
              <w:rStyle w:val="mord"/>
              <w:rFonts w:ascii="Cambria Math" w:hAnsi="Cambria Math" w:cs="Times New Roman"/>
            </w:rPr>
            <m:t>b</m:t>
          </m:r>
          <m:r>
            <m:rPr>
              <m:sty m:val="p"/>
            </m:rPr>
            <w:rPr>
              <w:rStyle w:val="delimsizing"/>
              <w:rFonts w:ascii="Cambria Math" w:hAnsi="Cambria Math" w:cs="Times New Roman"/>
            </w:rPr>
            <m:t>)</m:t>
          </m:r>
        </m:oMath>
      </m:oMathPara>
    </w:p>
    <w:p w:rsidR="00456B95" w:rsidRPr="00DA15A5" w:rsidRDefault="00456B95" w:rsidP="00456B95">
      <w:pPr>
        <w:pStyle w:val="NormalWeb"/>
      </w:pPr>
      <w:r w:rsidRPr="00DA15A5">
        <w:t>which is the same computational primitive used in many RTL neural-network realizations [10]. The design is therefore organized around reusable “neuron” blocks that implement MAC + bias + activation interface, instantiated and connected at the top level to form the complete network.</w:t>
      </w:r>
    </w:p>
    <w:p w:rsidR="00456B95" w:rsidRPr="00DA15A5" w:rsidRDefault="00456B95" w:rsidP="00456B95">
      <w:pPr>
        <w:pStyle w:val="NormalWeb"/>
      </w:pPr>
      <w:r w:rsidRPr="00DA15A5">
        <w:t xml:space="preserve">At the top level, the system is composed of parameterized </w:t>
      </w:r>
      <w:r w:rsidRPr="00DA15A5">
        <w:rPr>
          <w:rStyle w:val="HTMLCode"/>
          <w:rFonts w:ascii="Times New Roman" w:hAnsi="Times New Roman" w:cs="Times New Roman"/>
          <w:rPrChange w:id="1041" w:author="ASUS MAXIMUS IX HERO" w:date="2026-03-01T19:18:00Z">
            <w:rPr>
              <w:rStyle w:val="HTMLCode"/>
            </w:rPr>
          </w:rPrChange>
        </w:rPr>
        <w:t>multiplier</w:t>
      </w:r>
      <w:r w:rsidRPr="00DA15A5">
        <w:t xml:space="preserve"> units, </w:t>
      </w:r>
      <w:r w:rsidRPr="00DA15A5">
        <w:rPr>
          <w:rStyle w:val="HTMLCode"/>
          <w:rFonts w:ascii="Times New Roman" w:hAnsi="Times New Roman" w:cs="Times New Roman"/>
          <w:rPrChange w:id="1042" w:author="ASUS MAXIMUS IX HERO" w:date="2026-03-01T19:18:00Z">
            <w:rPr>
              <w:rStyle w:val="HTMLCode"/>
            </w:rPr>
          </w:rPrChange>
        </w:rPr>
        <w:t>neuron</w:t>
      </w:r>
      <w:r w:rsidRPr="00DA15A5">
        <w:t xml:space="preserve"> blocks, and the </w:t>
      </w:r>
      <w:r w:rsidRPr="00DA15A5">
        <w:rPr>
          <w:rStyle w:val="HTMLCode"/>
          <w:rFonts w:ascii="Times New Roman" w:hAnsi="Times New Roman" w:cs="Times New Roman"/>
          <w:rPrChange w:id="1043" w:author="ASUS MAXIMUS IX HERO" w:date="2026-03-01T19:18:00Z">
            <w:rPr>
              <w:rStyle w:val="HTMLCode"/>
            </w:rPr>
          </w:rPrChange>
        </w:rPr>
        <w:t>nn_rgb</w:t>
      </w:r>
      <w:r w:rsidRPr="00DA15A5">
        <w:t xml:space="preserve"> entity that orchestrates layer connections and the streaming interface. The sigmoid activation is implemented via </w:t>
      </w:r>
      <w:r w:rsidRPr="00DA15A5">
        <w:rPr>
          <w:rStyle w:val="HTMLCode"/>
          <w:rFonts w:ascii="Times New Roman" w:hAnsi="Times New Roman" w:cs="Times New Roman"/>
          <w:rPrChange w:id="1044" w:author="ASUS MAXIMUS IX HERO" w:date="2026-03-01T19:18:00Z">
            <w:rPr>
              <w:rStyle w:val="HTMLCode"/>
            </w:rPr>
          </w:rPrChange>
        </w:rPr>
        <w:t>sigmoid_lut</w:t>
      </w:r>
      <w:r w:rsidRPr="00DA15A5">
        <w:t xml:space="preserve"> and a wrapper (</w:t>
      </w:r>
      <w:r w:rsidRPr="00DA15A5">
        <w:rPr>
          <w:rStyle w:val="HTMLCode"/>
          <w:rFonts w:ascii="Times New Roman" w:hAnsi="Times New Roman" w:cs="Times New Roman"/>
          <w:rPrChange w:id="1045" w:author="ASUS MAXIMUS IX HERO" w:date="2026-03-01T19:18:00Z">
            <w:rPr>
              <w:rStyle w:val="HTMLCode"/>
            </w:rPr>
          </w:rPrChange>
        </w:rPr>
        <w:t>sigmoid_IP</w:t>
      </w:r>
      <w:r w:rsidRPr="00DA15A5">
        <w:t>) that performs input scaling/clamping and LUT addressing, enabling efficient nonlinearity evaluation without computing exponentials in hardware [10]. This strategy matches established ANN-on-FPGA practice: nonlinear functions such as sigmoid/tanh are not suitable for direct digital implementation due to their exponential form, and LUT-based approximation is a common solution that trades small approximation error for deterministic, low-latency evaluation [10].</w:t>
      </w:r>
    </w:p>
    <w:p w:rsidR="00456B95" w:rsidRPr="00DA15A5" w:rsidRDefault="00456B95" w:rsidP="00456B95">
      <w:pPr>
        <w:pStyle w:val="NormalWeb"/>
      </w:pPr>
      <w:r w:rsidRPr="00DA15A5">
        <w:t xml:space="preserve">A central design constraint is </w:t>
      </w:r>
      <w:r w:rsidRPr="00DA15A5">
        <w:rPr>
          <w:rStyle w:val="Strong"/>
        </w:rPr>
        <w:t>real-time streaming</w:t>
      </w:r>
      <w:r w:rsidRPr="00DA15A5">
        <w:t>: the architecture is structured so the datapath can be clocked and run continuously, producing an output for each valid input pixel. This streaming approach leverages FPGA strengths—fine-grained parallelism and pipelining—where throughput is achieved by sustaining a steady flow of data through concurrent arithmetic units rather than by sequentially reusing a single compute unit [11].</w:t>
      </w:r>
    </w:p>
    <w:p w:rsidR="00672A79" w:rsidRPr="00DA15A5" w:rsidRDefault="00672A79" w:rsidP="00672A79">
      <w:pPr>
        <w:pStyle w:val="Heading2"/>
        <w:rPr>
          <w:rFonts w:ascii="Times New Roman" w:hAnsi="Times New Roman" w:cs="Times New Roman"/>
        </w:rPr>
      </w:pPr>
      <w:bookmarkStart w:id="1046" w:name="_Toc223292358"/>
      <w:bookmarkStart w:id="1047" w:name="vhdl-modules"/>
      <w:r w:rsidRPr="00DA15A5">
        <w:rPr>
          <w:rFonts w:ascii="Times New Roman" w:hAnsi="Times New Roman" w:cs="Times New Roman"/>
        </w:rPr>
        <w:t>VHDL Modules</w:t>
      </w:r>
      <w:bookmarkEnd w:id="1046"/>
    </w:p>
    <w:p w:rsidR="00672A79" w:rsidRPr="00DA15A5" w:rsidRDefault="00672A79" w:rsidP="00672A79">
      <w:pPr>
        <w:pStyle w:val="FirstParagraph"/>
        <w:rPr>
          <w:rFonts w:ascii="Times New Roman" w:hAnsi="Times New Roman" w:cs="Times New Roman"/>
        </w:rPr>
      </w:pPr>
      <w:r w:rsidRPr="00DA15A5">
        <w:rPr>
          <w:rFonts w:ascii="Times New Roman" w:hAnsi="Times New Roman" w:cs="Times New Roman"/>
        </w:rPr>
        <w:t>Key files in ‘VHDL/‘ include:</w:t>
      </w:r>
    </w:p>
    <w:p w:rsidR="00672A79" w:rsidRPr="00DA15A5" w:rsidRDefault="00672A79" w:rsidP="00672A79">
      <w:pPr>
        <w:numPr>
          <w:ilvl w:val="0"/>
          <w:numId w:val="2"/>
        </w:numPr>
        <w:rPr>
          <w:rFonts w:ascii="Times New Roman" w:hAnsi="Times New Roman" w:cs="Times New Roman"/>
        </w:rPr>
      </w:pPr>
      <w:r w:rsidRPr="00DA15A5">
        <w:rPr>
          <w:rFonts w:ascii="Times New Roman" w:hAnsi="Times New Roman" w:cs="Times New Roman"/>
        </w:rPr>
        <w:t>‘config.vhd‘: Global configuration (bit widths, scaling factors).</w:t>
      </w:r>
    </w:p>
    <w:p w:rsidR="00672A79" w:rsidRPr="00DA15A5" w:rsidRDefault="00672A79" w:rsidP="00672A79">
      <w:pPr>
        <w:numPr>
          <w:ilvl w:val="0"/>
          <w:numId w:val="2"/>
        </w:numPr>
        <w:rPr>
          <w:rFonts w:ascii="Times New Roman" w:hAnsi="Times New Roman" w:cs="Times New Roman"/>
        </w:rPr>
      </w:pPr>
      <w:r w:rsidRPr="00DA15A5">
        <w:rPr>
          <w:rFonts w:ascii="Times New Roman" w:hAnsi="Times New Roman" w:cs="Times New Roman"/>
        </w:rPr>
        <w:t>‘multiplier.vhd‘: Fixed-point multiply stage using DSP resources.</w:t>
      </w:r>
    </w:p>
    <w:p w:rsidR="00672A79" w:rsidRPr="00DA15A5" w:rsidRDefault="00672A79" w:rsidP="00672A79">
      <w:pPr>
        <w:numPr>
          <w:ilvl w:val="0"/>
          <w:numId w:val="2"/>
        </w:numPr>
        <w:rPr>
          <w:rFonts w:ascii="Times New Roman" w:hAnsi="Times New Roman" w:cs="Times New Roman"/>
        </w:rPr>
      </w:pPr>
      <w:r w:rsidRPr="00DA15A5">
        <w:rPr>
          <w:rFonts w:ascii="Times New Roman" w:hAnsi="Times New Roman" w:cs="Times New Roman"/>
        </w:rPr>
        <w:t>‘neuron.vhd‘: Accumulation and bias addition; interfaces to activation.</w:t>
      </w:r>
    </w:p>
    <w:p w:rsidR="00672A79" w:rsidRPr="00DA15A5" w:rsidRDefault="00672A79" w:rsidP="00672A79">
      <w:pPr>
        <w:numPr>
          <w:ilvl w:val="0"/>
          <w:numId w:val="2"/>
        </w:numPr>
        <w:rPr>
          <w:rFonts w:ascii="Times New Roman" w:hAnsi="Times New Roman" w:cs="Times New Roman"/>
        </w:rPr>
      </w:pPr>
      <w:r w:rsidRPr="00DA15A5">
        <w:rPr>
          <w:rFonts w:ascii="Times New Roman" w:hAnsi="Times New Roman" w:cs="Times New Roman"/>
        </w:rPr>
        <w:t>‘nn_rgb.vhd‘: Top entity connecting layers and streaming interfaces.</w:t>
      </w:r>
    </w:p>
    <w:p w:rsidR="00672A79" w:rsidRPr="00DA15A5" w:rsidRDefault="00672A79" w:rsidP="00672A79">
      <w:pPr>
        <w:numPr>
          <w:ilvl w:val="0"/>
          <w:numId w:val="2"/>
        </w:numPr>
        <w:rPr>
          <w:rFonts w:ascii="Times New Roman" w:hAnsi="Times New Roman" w:cs="Times New Roman"/>
        </w:rPr>
      </w:pPr>
      <w:r w:rsidRPr="00DA15A5">
        <w:rPr>
          <w:rFonts w:ascii="Times New Roman" w:hAnsi="Times New Roman" w:cs="Times New Roman"/>
        </w:rPr>
        <w:t>‘sigmoid_lut.vhd‘ and ‘sigmoid_IP.vhd‘: Activation lookup.</w:t>
      </w:r>
    </w:p>
    <w:p w:rsidR="00672A79" w:rsidRPr="00DA15A5" w:rsidRDefault="00672A79" w:rsidP="00672A79">
      <w:pPr>
        <w:numPr>
          <w:ilvl w:val="0"/>
          <w:numId w:val="2"/>
        </w:numPr>
        <w:rPr>
          <w:rFonts w:ascii="Times New Roman" w:hAnsi="Times New Roman" w:cs="Times New Roman"/>
        </w:rPr>
      </w:pPr>
      <w:r w:rsidRPr="00DA15A5">
        <w:rPr>
          <w:rFonts w:ascii="Times New Roman" w:hAnsi="Times New Roman" w:cs="Times New Roman"/>
        </w:rPr>
        <w:t>‘tb_nn_rgb.vhd‘, ‘sim_nn_rgb.vhd‘: Testbench and simulation harness.</w:t>
      </w:r>
    </w:p>
    <w:bookmarkEnd w:id="1047"/>
    <w:p w:rsidR="00672A79" w:rsidRPr="00DA15A5" w:rsidRDefault="00672A79" w:rsidP="00672A79">
      <w:pPr>
        <w:pStyle w:val="BodyText"/>
        <w:rPr>
          <w:rFonts w:ascii="Times New Roman" w:hAnsi="Times New Roman" w:cs="Times New Roman"/>
          <w:rPrChange w:id="1048" w:author="ASUS MAXIMUS IX HERO" w:date="2026-03-01T19:18:00Z">
            <w:rPr/>
          </w:rPrChange>
        </w:rPr>
      </w:pPr>
    </w:p>
    <w:p w:rsidR="00456B95" w:rsidRPr="00DA15A5" w:rsidRDefault="00456B95" w:rsidP="00456B95">
      <w:pPr>
        <w:pStyle w:val="NormalWeb"/>
      </w:pPr>
      <w:r w:rsidRPr="00DA15A5">
        <w:t xml:space="preserve">All RTL source files are located under </w:t>
      </w:r>
      <w:r w:rsidRPr="00DA15A5">
        <w:rPr>
          <w:rStyle w:val="HTMLCode"/>
          <w:rFonts w:ascii="Times New Roman" w:hAnsi="Times New Roman" w:cs="Times New Roman"/>
          <w:rPrChange w:id="1049" w:author="ASUS MAXIMUS IX HERO" w:date="2026-03-01T19:18:00Z">
            <w:rPr>
              <w:rStyle w:val="HTMLCode"/>
            </w:rPr>
          </w:rPrChange>
        </w:rPr>
        <w:t>VHDL/</w:t>
      </w:r>
      <w:r w:rsidRPr="00DA15A5">
        <w:t>. The design is written in a modular and parameterized style to make numeric representation and layer sizes explicit, which is essential in FPGA design where bit-width directly affects timing, resource usage, and overflow behavior [11], [12].</w:t>
      </w:r>
    </w:p>
    <w:p w:rsidR="00456B95" w:rsidRPr="00DA15A5" w:rsidRDefault="00456B95" w:rsidP="00456B95">
      <w:pPr>
        <w:pStyle w:val="Heading4"/>
        <w:rPr>
          <w:rFonts w:ascii="Times New Roman" w:hAnsi="Times New Roman" w:cs="Times New Roman"/>
          <w:rPrChange w:id="1050" w:author="ASUS MAXIMUS IX HERO" w:date="2026-03-01T19:18:00Z">
            <w:rPr/>
          </w:rPrChange>
        </w:rPr>
      </w:pPr>
      <w:r w:rsidRPr="00DA15A5">
        <w:rPr>
          <w:rStyle w:val="HTMLCode"/>
          <w:rFonts w:ascii="Times New Roman" w:eastAsiaTheme="majorEastAsia" w:hAnsi="Times New Roman" w:cs="Times New Roman"/>
          <w:rPrChange w:id="1051" w:author="ASUS MAXIMUS IX HERO" w:date="2026-03-01T19:18:00Z">
            <w:rPr>
              <w:rStyle w:val="HTMLCode"/>
              <w:rFonts w:eastAsiaTheme="majorEastAsia"/>
            </w:rPr>
          </w:rPrChange>
        </w:rPr>
        <w:lastRenderedPageBreak/>
        <w:t>config.vhd</w:t>
      </w:r>
      <w:r w:rsidRPr="00DA15A5">
        <w:rPr>
          <w:rFonts w:ascii="Times New Roman" w:hAnsi="Times New Roman" w:cs="Times New Roman"/>
          <w:rPrChange w:id="1052" w:author="ASUS MAXIMUS IX HERO" w:date="2026-03-01T19:18:00Z">
            <w:rPr/>
          </w:rPrChange>
        </w:rPr>
        <w:t xml:space="preserve"> — Global configuration (bit widths and scaling)</w:t>
      </w:r>
    </w:p>
    <w:p w:rsidR="00456B95" w:rsidRPr="00DA15A5" w:rsidRDefault="00456B95" w:rsidP="00456B95">
      <w:pPr>
        <w:pStyle w:val="NormalWeb"/>
      </w:pPr>
      <w:r w:rsidRPr="00DA15A5">
        <w:rPr>
          <w:rStyle w:val="HTMLCode"/>
          <w:rFonts w:ascii="Times New Roman" w:hAnsi="Times New Roman" w:cs="Times New Roman"/>
          <w:rPrChange w:id="1053" w:author="ASUS MAXIMUS IX HERO" w:date="2026-03-01T19:18:00Z">
            <w:rPr>
              <w:rStyle w:val="HTMLCode"/>
            </w:rPr>
          </w:rPrChange>
        </w:rPr>
        <w:t>config.vhd</w:t>
      </w:r>
      <w:r w:rsidRPr="00DA15A5">
        <w:t xml:space="preserve"> defines the global numeric configuration used across the datapath, including bit widths for inputs, weights, products, accumulators, and activation LUT addressing. Centralizing these parameters is critical for fixed-point designs because each arithmetic stage (multiplication, summation, bias addition) increases </w:t>
      </w:r>
      <w:ins w:id="1054" w:author="ASUS MAXIMUS IX HERO" w:date="2026-02-26T14:07:00Z">
        <w:r w:rsidR="00C74677" w:rsidRPr="00DA15A5">
          <w:t xml:space="preserve">the </w:t>
        </w:r>
      </w:ins>
      <w:r w:rsidRPr="00DA15A5">
        <w:t xml:space="preserve">required dynamic range. FPGA design guidance emphasizes that FPGAs allow custom datapath sizing and that minimizing precision can reduce propagation delay through narrower arithmetic units, enabling higher clock rates or more parallel compute within the same fabric [11]. Therefore, </w:t>
      </w:r>
      <w:r w:rsidRPr="00DA15A5">
        <w:rPr>
          <w:rStyle w:val="HTMLCode"/>
          <w:rFonts w:ascii="Times New Roman" w:hAnsi="Times New Roman" w:cs="Times New Roman"/>
          <w:rPrChange w:id="1055" w:author="ASUS MAXIMUS IX HERO" w:date="2026-03-01T19:18:00Z">
            <w:rPr>
              <w:rStyle w:val="HTMLCode"/>
            </w:rPr>
          </w:rPrChange>
        </w:rPr>
        <w:t>config.vhd</w:t>
      </w:r>
      <w:r w:rsidRPr="00DA15A5">
        <w:t xml:space="preserve"> acts as the single source of truth that enforces consistent scaling decisions across all modules.</w:t>
      </w:r>
    </w:p>
    <w:p w:rsidR="00456B95" w:rsidRPr="00DA15A5" w:rsidRDefault="00456B95" w:rsidP="00456B95">
      <w:pPr>
        <w:pStyle w:val="Heading4"/>
        <w:rPr>
          <w:rFonts w:ascii="Times New Roman" w:hAnsi="Times New Roman" w:cs="Times New Roman"/>
          <w:rPrChange w:id="1056" w:author="ASUS MAXIMUS IX HERO" w:date="2026-03-01T19:18:00Z">
            <w:rPr/>
          </w:rPrChange>
        </w:rPr>
      </w:pPr>
      <w:r w:rsidRPr="00DA15A5">
        <w:rPr>
          <w:rStyle w:val="HTMLCode"/>
          <w:rFonts w:ascii="Times New Roman" w:eastAsiaTheme="majorEastAsia" w:hAnsi="Times New Roman" w:cs="Times New Roman"/>
          <w:rPrChange w:id="1057" w:author="ASUS MAXIMUS IX HERO" w:date="2026-03-01T19:18:00Z">
            <w:rPr>
              <w:rStyle w:val="HTMLCode"/>
              <w:rFonts w:eastAsiaTheme="majorEastAsia"/>
            </w:rPr>
          </w:rPrChange>
        </w:rPr>
        <w:t>multiplier.vhd</w:t>
      </w:r>
      <w:r w:rsidRPr="00DA15A5">
        <w:rPr>
          <w:rFonts w:ascii="Times New Roman" w:hAnsi="Times New Roman" w:cs="Times New Roman"/>
          <w:rPrChange w:id="1058" w:author="ASUS MAXIMUS IX HERO" w:date="2026-03-01T19:18:00Z">
            <w:rPr/>
          </w:rPrChange>
        </w:rPr>
        <w:t xml:space="preserve"> — Fixed-point multiply stage (DSP mapping)</w:t>
      </w:r>
    </w:p>
    <w:p w:rsidR="00456B95" w:rsidRPr="00DA15A5" w:rsidRDefault="00456B95" w:rsidP="00456B95">
      <w:pPr>
        <w:pStyle w:val="NormalWeb"/>
      </w:pPr>
      <w:r w:rsidRPr="00DA15A5">
        <w:rPr>
          <w:rStyle w:val="HTMLCode"/>
          <w:rFonts w:ascii="Times New Roman" w:hAnsi="Times New Roman" w:cs="Times New Roman"/>
          <w:rPrChange w:id="1059" w:author="ASUS MAXIMUS IX HERO" w:date="2026-03-01T19:18:00Z">
            <w:rPr>
              <w:rStyle w:val="HTMLCode"/>
            </w:rPr>
          </w:rPrChange>
        </w:rPr>
        <w:t>multiplier.vhd</w:t>
      </w:r>
      <w:r w:rsidRPr="00DA15A5">
        <w:t xml:space="preserve"> implements the product </w:t>
      </w:r>
      <w:r w:rsidRPr="00DA15A5">
        <w:rPr>
          <w:rStyle w:val="katex-mathml"/>
          <w:rFonts w:eastAsiaTheme="majorEastAsia"/>
        </w:rPr>
        <w:t>wixiw_i x_i</w:t>
      </w:r>
      <w:r w:rsidRPr="00DA15A5">
        <w:rPr>
          <w:rStyle w:val="mord"/>
        </w:rPr>
        <w:t>wi</w:t>
      </w:r>
      <w:r w:rsidRPr="00DA15A5">
        <w:rPr>
          <w:rStyle w:val="vlist-s"/>
          <w:rFonts w:eastAsiaTheme="majorEastAsia"/>
        </w:rPr>
        <w:t>​</w:t>
      </w:r>
      <w:r w:rsidRPr="00DA15A5">
        <w:rPr>
          <w:rStyle w:val="mord"/>
        </w:rPr>
        <w:t>xi</w:t>
      </w:r>
      <w:r w:rsidRPr="00DA15A5">
        <w:rPr>
          <w:rStyle w:val="vlist-s"/>
          <w:rFonts w:eastAsiaTheme="majorEastAsia"/>
        </w:rPr>
        <w:t>​</w:t>
      </w:r>
      <w:r w:rsidRPr="00DA15A5">
        <w:t xml:space="preserve"> for each input–weight pair. In FPGA architectures, multiplications are commonly mapped to dedicated DSP blocks or efficiently synthesized arithmetic structures, and fixed-point multiplication is significantly more cost-effective than floating-point multiplication [11]. The use of fixed-point multipliers aligns with the broader FPGA ML literature, which repeatedly highlights precision as a resource/performance knob: reduced precision reduces DSP usage and allows more parallel multipliers to fit within the device [11].</w:t>
      </w:r>
    </w:p>
    <w:p w:rsidR="00456B95" w:rsidRPr="00DA15A5" w:rsidRDefault="00456B95" w:rsidP="00456B95">
      <w:pPr>
        <w:pStyle w:val="Heading4"/>
        <w:rPr>
          <w:rFonts w:ascii="Times New Roman" w:hAnsi="Times New Roman" w:cs="Times New Roman"/>
          <w:rPrChange w:id="1060" w:author="ASUS MAXIMUS IX HERO" w:date="2026-03-01T19:18:00Z">
            <w:rPr/>
          </w:rPrChange>
        </w:rPr>
      </w:pPr>
      <w:r w:rsidRPr="00DA15A5">
        <w:rPr>
          <w:rStyle w:val="HTMLCode"/>
          <w:rFonts w:ascii="Times New Roman" w:eastAsiaTheme="majorEastAsia" w:hAnsi="Times New Roman" w:cs="Times New Roman"/>
          <w:rPrChange w:id="1061" w:author="ASUS MAXIMUS IX HERO" w:date="2026-03-01T19:18:00Z">
            <w:rPr>
              <w:rStyle w:val="HTMLCode"/>
              <w:rFonts w:eastAsiaTheme="majorEastAsia"/>
            </w:rPr>
          </w:rPrChange>
        </w:rPr>
        <w:t>neuron.vhd</w:t>
      </w:r>
      <w:r w:rsidRPr="00DA15A5">
        <w:rPr>
          <w:rFonts w:ascii="Times New Roman" w:hAnsi="Times New Roman" w:cs="Times New Roman"/>
          <w:rPrChange w:id="1062" w:author="ASUS MAXIMUS IX HERO" w:date="2026-03-01T19:18:00Z">
            <w:rPr/>
          </w:rPrChange>
        </w:rPr>
        <w:t xml:space="preserve"> — Accumulation, bias addition, activation interface</w:t>
      </w:r>
    </w:p>
    <w:p w:rsidR="00456B95" w:rsidRPr="00DA15A5" w:rsidRDefault="00456B95" w:rsidP="00456B95">
      <w:pPr>
        <w:pStyle w:val="NormalWeb"/>
      </w:pPr>
      <w:r w:rsidRPr="00DA15A5">
        <w:rPr>
          <w:rStyle w:val="HTMLCode"/>
          <w:rFonts w:ascii="Times New Roman" w:hAnsi="Times New Roman" w:cs="Times New Roman"/>
          <w:rPrChange w:id="1063" w:author="ASUS MAXIMUS IX HERO" w:date="2026-03-01T19:18:00Z">
            <w:rPr>
              <w:rStyle w:val="HTMLCode"/>
            </w:rPr>
          </w:rPrChange>
        </w:rPr>
        <w:t>neuron.vhd</w:t>
      </w:r>
      <w:r w:rsidRPr="00DA15A5">
        <w:t xml:space="preserve"> aggregates the weighted products, adds the bias term, and forwards the pre-activation value to the activation unit. The internal structure follows the standard MAC pattern used in many hardware ANN realizations, where products are accumulated to an “activation state” prior to applying the nonlinear function [10]. A key implementation concern is accumulator width: summing multiple products can exceed the product bit-width, requiring either wider accumulation or controlled scaling. Hardware ANN designs often use staged widening (product → wider accumulator) followed by rescaling/clamping before activation to avoid overflow while keeping memory and arithmetic sizes manageable [10]. Your design follows this established pattern by defining product and accumulation widths in </w:t>
      </w:r>
      <w:r w:rsidRPr="00DA15A5">
        <w:rPr>
          <w:rStyle w:val="HTMLCode"/>
          <w:rFonts w:ascii="Times New Roman" w:hAnsi="Times New Roman" w:cs="Times New Roman"/>
          <w:rPrChange w:id="1064" w:author="ASUS MAXIMUS IX HERO" w:date="2026-03-01T19:18:00Z">
            <w:rPr>
              <w:rStyle w:val="HTMLCode"/>
            </w:rPr>
          </w:rPrChange>
        </w:rPr>
        <w:t>config.vhd</w:t>
      </w:r>
      <w:r w:rsidRPr="00DA15A5">
        <w:t xml:space="preserve"> and ensuring the activation input is properly scaled for LUT addressing.</w:t>
      </w:r>
    </w:p>
    <w:p w:rsidR="00456B95" w:rsidRPr="00DA15A5" w:rsidRDefault="00456B95" w:rsidP="00456B95">
      <w:pPr>
        <w:pStyle w:val="Heading4"/>
        <w:rPr>
          <w:rFonts w:ascii="Times New Roman" w:hAnsi="Times New Roman" w:cs="Times New Roman"/>
          <w:rPrChange w:id="1065" w:author="ASUS MAXIMUS IX HERO" w:date="2026-03-01T19:18:00Z">
            <w:rPr/>
          </w:rPrChange>
        </w:rPr>
      </w:pPr>
      <w:r w:rsidRPr="00DA15A5">
        <w:rPr>
          <w:rStyle w:val="HTMLCode"/>
          <w:rFonts w:ascii="Times New Roman" w:eastAsiaTheme="majorEastAsia" w:hAnsi="Times New Roman" w:cs="Times New Roman"/>
          <w:rPrChange w:id="1066" w:author="ASUS MAXIMUS IX HERO" w:date="2026-03-01T19:18:00Z">
            <w:rPr>
              <w:rStyle w:val="HTMLCode"/>
              <w:rFonts w:eastAsiaTheme="majorEastAsia"/>
            </w:rPr>
          </w:rPrChange>
        </w:rPr>
        <w:t>sigmoid_lut.vhd</w:t>
      </w:r>
      <w:r w:rsidRPr="00DA15A5">
        <w:rPr>
          <w:rFonts w:ascii="Times New Roman" w:hAnsi="Times New Roman" w:cs="Times New Roman"/>
          <w:rPrChange w:id="1067" w:author="ASUS MAXIMUS IX HERO" w:date="2026-03-01T19:18:00Z">
            <w:rPr/>
          </w:rPrChange>
        </w:rPr>
        <w:t xml:space="preserve"> and </w:t>
      </w:r>
      <w:r w:rsidRPr="00DA15A5">
        <w:rPr>
          <w:rStyle w:val="HTMLCode"/>
          <w:rFonts w:ascii="Times New Roman" w:eastAsiaTheme="majorEastAsia" w:hAnsi="Times New Roman" w:cs="Times New Roman"/>
          <w:rPrChange w:id="1068" w:author="ASUS MAXIMUS IX HERO" w:date="2026-03-01T19:18:00Z">
            <w:rPr>
              <w:rStyle w:val="HTMLCode"/>
              <w:rFonts w:eastAsiaTheme="majorEastAsia"/>
            </w:rPr>
          </w:rPrChange>
        </w:rPr>
        <w:t>sigmoid_IP.vhd</w:t>
      </w:r>
      <w:r w:rsidRPr="00DA15A5">
        <w:rPr>
          <w:rFonts w:ascii="Times New Roman" w:hAnsi="Times New Roman" w:cs="Times New Roman"/>
          <w:rPrChange w:id="1069" w:author="ASUS MAXIMUS IX HERO" w:date="2026-03-01T19:18:00Z">
            <w:rPr/>
          </w:rPrChange>
        </w:rPr>
        <w:t xml:space="preserve"> — LUT-based activation</w:t>
      </w:r>
    </w:p>
    <w:p w:rsidR="00456B95" w:rsidRPr="00DA15A5" w:rsidRDefault="00456B95" w:rsidP="00456B95">
      <w:pPr>
        <w:pStyle w:val="NormalWeb"/>
      </w:pPr>
      <w:r w:rsidRPr="00DA15A5">
        <w:t>The sigmoid is implemented as a precomputed LUT stored in memory (</w:t>
      </w:r>
      <w:r w:rsidRPr="00DA15A5">
        <w:rPr>
          <w:rStyle w:val="HTMLCode"/>
          <w:rFonts w:ascii="Times New Roman" w:hAnsi="Times New Roman" w:cs="Times New Roman"/>
          <w:rPrChange w:id="1070" w:author="ASUS MAXIMUS IX HERO" w:date="2026-03-01T19:18:00Z">
            <w:rPr>
              <w:rStyle w:val="HTMLCode"/>
            </w:rPr>
          </w:rPrChange>
        </w:rPr>
        <w:t>sigmoid_lut</w:t>
      </w:r>
      <w:r w:rsidRPr="00DA15A5">
        <w:t xml:space="preserve">), with </w:t>
      </w:r>
      <w:r w:rsidRPr="00DA15A5">
        <w:rPr>
          <w:rStyle w:val="HTMLCode"/>
          <w:rFonts w:ascii="Times New Roman" w:hAnsi="Times New Roman" w:cs="Times New Roman"/>
          <w:rPrChange w:id="1071" w:author="ASUS MAXIMUS IX HERO" w:date="2026-03-01T19:18:00Z">
            <w:rPr>
              <w:rStyle w:val="HTMLCode"/>
            </w:rPr>
          </w:rPrChange>
        </w:rPr>
        <w:t>sigmoid_IP</w:t>
      </w:r>
      <w:r w:rsidRPr="00DA15A5">
        <w:t xml:space="preserve"> handling address formation and output formatting. This choice directly addresses the hardware difficulty of sigmoid: the exponential form is not suitable for direct digital computation, and LUT approximation is widely used in FPGA neural designs because it provides deterministic latency and simple hardware [10]. In LUT-based activation, the main design questions are (i) the input range to cover (since sigmoid saturates outside a range), (ii) the LUT address width (resolution), and (iii) output quantization. These parameters are chosen to balance memory usage (BRAM) against approximation accuracy—consistent with FPGA methodology where memory and arithmetic are treated as first-class constraints [11], [12].</w:t>
      </w:r>
    </w:p>
    <w:p w:rsidR="00456B95" w:rsidRPr="00DA15A5" w:rsidRDefault="00456B95" w:rsidP="00456B95">
      <w:pPr>
        <w:pStyle w:val="Heading4"/>
        <w:rPr>
          <w:rFonts w:ascii="Times New Roman" w:hAnsi="Times New Roman" w:cs="Times New Roman"/>
          <w:rPrChange w:id="1072" w:author="ASUS MAXIMUS IX HERO" w:date="2026-03-01T19:18:00Z">
            <w:rPr/>
          </w:rPrChange>
        </w:rPr>
      </w:pPr>
      <w:r w:rsidRPr="00DA15A5">
        <w:rPr>
          <w:rStyle w:val="HTMLCode"/>
          <w:rFonts w:ascii="Times New Roman" w:eastAsiaTheme="majorEastAsia" w:hAnsi="Times New Roman" w:cs="Times New Roman"/>
          <w:rPrChange w:id="1073" w:author="ASUS MAXIMUS IX HERO" w:date="2026-03-01T19:18:00Z">
            <w:rPr>
              <w:rStyle w:val="HTMLCode"/>
              <w:rFonts w:eastAsiaTheme="majorEastAsia"/>
            </w:rPr>
          </w:rPrChange>
        </w:rPr>
        <w:lastRenderedPageBreak/>
        <w:t>nn_rgb.vhd</w:t>
      </w:r>
      <w:r w:rsidRPr="00DA15A5">
        <w:rPr>
          <w:rFonts w:ascii="Times New Roman" w:hAnsi="Times New Roman" w:cs="Times New Roman"/>
          <w:rPrChange w:id="1074" w:author="ASUS MAXIMUS IX HERO" w:date="2026-03-01T19:18:00Z">
            <w:rPr/>
          </w:rPrChange>
        </w:rPr>
        <w:t xml:space="preserve"> — Top entity and layer orchestration</w:t>
      </w:r>
    </w:p>
    <w:p w:rsidR="00456B95" w:rsidRPr="00DA15A5" w:rsidRDefault="00456B95" w:rsidP="00456B95">
      <w:pPr>
        <w:pStyle w:val="NormalWeb"/>
      </w:pPr>
      <w:r w:rsidRPr="00DA15A5">
        <w:rPr>
          <w:rStyle w:val="HTMLCode"/>
          <w:rFonts w:ascii="Times New Roman" w:hAnsi="Times New Roman" w:cs="Times New Roman"/>
          <w:rPrChange w:id="1075" w:author="ASUS MAXIMUS IX HERO" w:date="2026-03-01T19:18:00Z">
            <w:rPr>
              <w:rStyle w:val="HTMLCode"/>
            </w:rPr>
          </w:rPrChange>
        </w:rPr>
        <w:t>nn_rgb.vhd</w:t>
      </w:r>
      <w:r w:rsidRPr="00DA15A5">
        <w:t xml:space="preserve"> is the top-level module that instantiates the neuron blocks for each layer and connects the streaming input/output interface. Inference is executed as a deterministic datapath: RGB inputs enter the first layer, hidden activations propagate to the output layer, and the final output is produced as a scalar probability. Organizing the design hierarchically at the module level is consistent with VHDL-based ANN implementations that emphasize reusable neuron blocks and explicit interconnect, since FPGA resource limits make the mapping between network topology and hardware structure a core design task [13].</w:t>
      </w:r>
    </w:p>
    <w:p w:rsidR="00456B95" w:rsidRPr="00DA15A5" w:rsidRDefault="00456B95" w:rsidP="00456B95">
      <w:pPr>
        <w:pStyle w:val="Heading4"/>
        <w:rPr>
          <w:rFonts w:ascii="Times New Roman" w:hAnsi="Times New Roman" w:cs="Times New Roman"/>
          <w:rPrChange w:id="1076" w:author="ASUS MAXIMUS IX HERO" w:date="2026-03-01T19:18:00Z">
            <w:rPr/>
          </w:rPrChange>
        </w:rPr>
      </w:pPr>
      <w:r w:rsidRPr="00DA15A5">
        <w:rPr>
          <w:rStyle w:val="HTMLCode"/>
          <w:rFonts w:ascii="Times New Roman" w:eastAsiaTheme="majorEastAsia" w:hAnsi="Times New Roman" w:cs="Times New Roman"/>
          <w:rPrChange w:id="1077" w:author="ASUS MAXIMUS IX HERO" w:date="2026-03-01T19:18:00Z">
            <w:rPr>
              <w:rStyle w:val="HTMLCode"/>
              <w:rFonts w:eastAsiaTheme="majorEastAsia"/>
            </w:rPr>
          </w:rPrChange>
        </w:rPr>
        <w:t>tb_nn_rgb.vhd</w:t>
      </w:r>
      <w:r w:rsidRPr="00DA15A5">
        <w:rPr>
          <w:rFonts w:ascii="Times New Roman" w:hAnsi="Times New Roman" w:cs="Times New Roman"/>
          <w:rPrChange w:id="1078" w:author="ASUS MAXIMUS IX HERO" w:date="2026-03-01T19:18:00Z">
            <w:rPr/>
          </w:rPrChange>
        </w:rPr>
        <w:t xml:space="preserve"> and </w:t>
      </w:r>
      <w:r w:rsidRPr="00DA15A5">
        <w:rPr>
          <w:rStyle w:val="HTMLCode"/>
          <w:rFonts w:ascii="Times New Roman" w:eastAsiaTheme="majorEastAsia" w:hAnsi="Times New Roman" w:cs="Times New Roman"/>
          <w:rPrChange w:id="1079" w:author="ASUS MAXIMUS IX HERO" w:date="2026-03-01T19:18:00Z">
            <w:rPr>
              <w:rStyle w:val="HTMLCode"/>
              <w:rFonts w:eastAsiaTheme="majorEastAsia"/>
            </w:rPr>
          </w:rPrChange>
        </w:rPr>
        <w:t>sim_nn_rgb.vhd</w:t>
      </w:r>
      <w:r w:rsidRPr="00DA15A5">
        <w:rPr>
          <w:rFonts w:ascii="Times New Roman" w:hAnsi="Times New Roman" w:cs="Times New Roman"/>
          <w:rPrChange w:id="1080" w:author="ASUS MAXIMUS IX HERO" w:date="2026-03-01T19:18:00Z">
            <w:rPr/>
          </w:rPrChange>
        </w:rPr>
        <w:t xml:space="preserve"> — Simulation harness</w:t>
      </w:r>
    </w:p>
    <w:p w:rsidR="00456B95" w:rsidRPr="00DA15A5" w:rsidRDefault="00456B95" w:rsidP="00456B95">
      <w:pPr>
        <w:pStyle w:val="NormalWeb"/>
      </w:pPr>
      <w:r w:rsidRPr="00DA15A5">
        <w:t>The testbench and simulation harness implement a functional verification flow using pre-generated test vectors. A critical aspect of fixed-point neural inference is that quantization and LUT approximation can introduce subtle numerical differences; therefore, simulation must verify that the RTL design matches the intended fixed-point software model prior to synthesis [12]. In this project, the testbench reads stimulus vectors (pixel inputs) and compares computed outputs against golden reference outputs exported from Python, enabling traceable equivalence checking between software and hardware inference.</w:t>
      </w:r>
    </w:p>
    <w:p w:rsidR="00456B95" w:rsidRPr="00DA15A5" w:rsidRDefault="00456B95" w:rsidP="00456B95">
      <w:pPr>
        <w:pStyle w:val="Heading3"/>
        <w:rPr>
          <w:rFonts w:ascii="Times New Roman" w:hAnsi="Times New Roman" w:cs="Times New Roman"/>
          <w:rPrChange w:id="1081" w:author="ASUS MAXIMUS IX HERO" w:date="2026-03-01T19:18:00Z">
            <w:rPr/>
          </w:rPrChange>
        </w:rPr>
      </w:pPr>
      <w:bookmarkStart w:id="1082" w:name="_Toc223292359"/>
      <w:r w:rsidRPr="00DA15A5">
        <w:rPr>
          <w:rFonts w:ascii="Times New Roman" w:hAnsi="Times New Roman" w:cs="Times New Roman"/>
          <w:rPrChange w:id="1083" w:author="ASUS MAXIMUS IX HERO" w:date="2026-03-01T19:18:00Z">
            <w:rPr/>
          </w:rPrChange>
        </w:rPr>
        <w:t>Simulation</w:t>
      </w:r>
      <w:bookmarkEnd w:id="1082"/>
    </w:p>
    <w:p w:rsidR="00C551E7" w:rsidRDefault="00C551E7" w:rsidP="00456B95">
      <w:pPr>
        <w:pStyle w:val="NormalWeb"/>
        <w:rPr>
          <w:ins w:id="1084" w:author="ASUS MAXIMUS IX HERO" w:date="2026-03-01T19:37:00Z"/>
        </w:rPr>
      </w:pPr>
      <w:ins w:id="1085" w:author="ASUS MAXIMUS IX HERO" w:date="2026-03-01T19:36:00Z">
        <w:r w:rsidRPr="00C551E7">
          <w:rPr>
            <w:noProof/>
          </w:rPr>
          <w:drawing>
            <wp:anchor distT="0" distB="0" distL="114300" distR="114300" simplePos="0" relativeHeight="251658240" behindDoc="0" locked="0" layoutInCell="1" allowOverlap="1">
              <wp:simplePos x="0" y="0"/>
              <wp:positionH relativeFrom="column">
                <wp:posOffset>3190875</wp:posOffset>
              </wp:positionH>
              <wp:positionV relativeFrom="paragraph">
                <wp:posOffset>1836420</wp:posOffset>
              </wp:positionV>
              <wp:extent cx="2447925" cy="2437130"/>
              <wp:effectExtent l="0" t="0" r="9525" b="1270"/>
              <wp:wrapSquare wrapText="bothSides"/>
              <wp:docPr id="9" name="Picture 9" descr="U:\tepak\FPGA_generate - Copy\sim\stimuli_respo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tepak\FPGA_generate - Copy\sim\stimuli_response.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47925" cy="2437130"/>
                      </a:xfrm>
                      <a:prstGeom prst="rect">
                        <a:avLst/>
                      </a:prstGeom>
                      <a:noFill/>
                      <a:ln>
                        <a:noFill/>
                      </a:ln>
                    </pic:spPr>
                  </pic:pic>
                </a:graphicData>
              </a:graphic>
              <wp14:sizeRelH relativeFrom="margin">
                <wp14:pctWidth>0</wp14:pctWidth>
              </wp14:sizeRelH>
              <wp14:sizeRelV relativeFrom="margin">
                <wp14:pctHeight>0</wp14:pctHeight>
              </wp14:sizeRelV>
            </wp:anchor>
          </w:drawing>
        </w:r>
      </w:ins>
      <w:ins w:id="1086" w:author="ASUS MAXIMUS IX HERO" w:date="2026-03-01T19:37:00Z">
        <w:r w:rsidRPr="00C551E7">
          <w:rPr>
            <w:noProof/>
          </w:rPr>
          <w:drawing>
            <wp:anchor distT="0" distB="0" distL="114300" distR="114300" simplePos="0" relativeHeight="251659264" behindDoc="0" locked="0" layoutInCell="1" allowOverlap="1">
              <wp:simplePos x="0" y="0"/>
              <wp:positionH relativeFrom="column">
                <wp:posOffset>85725</wp:posOffset>
              </wp:positionH>
              <wp:positionV relativeFrom="paragraph">
                <wp:posOffset>1836420</wp:posOffset>
              </wp:positionV>
              <wp:extent cx="2438400" cy="2438400"/>
              <wp:effectExtent l="0" t="0" r="0" b="0"/>
              <wp:wrapTopAndBottom/>
              <wp:docPr id="10" name="Picture 10" descr="U:\tepak\FPGA_generate - Copy\data\wildfire\Image\Fire\Img_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U:\tepak\FPGA_generate - Copy\data\wildfire\Image\Fire\Img_0.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anchor>
          </w:drawing>
        </w:r>
      </w:ins>
      <w:r w:rsidR="00456B95" w:rsidRPr="00DA15A5">
        <w:t xml:space="preserve">RTL verification is performed using ModelSim/Questa, with simulation artifacts stored under </w:t>
      </w:r>
      <w:r w:rsidR="00456B95" w:rsidRPr="00DA15A5">
        <w:rPr>
          <w:rStyle w:val="HTMLCode"/>
          <w:rFonts w:ascii="Times New Roman" w:hAnsi="Times New Roman" w:cs="Times New Roman"/>
          <w:rPrChange w:id="1087" w:author="ASUS MAXIMUS IX HERO" w:date="2026-03-01T19:18:00Z">
            <w:rPr>
              <w:rStyle w:val="HTMLCode"/>
            </w:rPr>
          </w:rPrChange>
        </w:rPr>
        <w:t>sim/</w:t>
      </w:r>
      <w:r w:rsidR="00456B95" w:rsidRPr="00DA15A5">
        <w:t xml:space="preserve">. The simulation workflow uses the exported test vectors to validate functional correctness of the full datapath, including multiplier products, accumulation, biasing, and sigmoid LUT evaluation. This “golden-vector” strategy is standard in FPGA verification practice because it validates both control sequencing and numeric correctness before the design is committed to synthesis and implementation [12]. Waveform inspection (e.g., </w:t>
      </w:r>
      <w:r w:rsidR="00456B95" w:rsidRPr="00DA15A5">
        <w:rPr>
          <w:rStyle w:val="HTMLCode"/>
          <w:rFonts w:ascii="Times New Roman" w:hAnsi="Times New Roman" w:cs="Times New Roman"/>
          <w:rPrChange w:id="1088" w:author="ASUS MAXIMUS IX HERO" w:date="2026-03-01T19:18:00Z">
            <w:rPr>
              <w:rStyle w:val="HTMLCode"/>
            </w:rPr>
          </w:rPrChange>
        </w:rPr>
        <w:t>vsim.wlf</w:t>
      </w:r>
      <w:r w:rsidR="00456B95" w:rsidRPr="00DA15A5">
        <w:t>) supports debugging by allowing internal signals—such as partial sums, LUT addresses, and output-valid timing—to be traced against expected behavior.</w:t>
      </w:r>
      <w:ins w:id="1089" w:author="ASUS MAXIMUS IX HERO" w:date="2026-03-01T19:33:00Z">
        <w:r w:rsidR="00493284">
          <w:t xml:space="preserve"> Furthermore</w:t>
        </w:r>
      </w:ins>
      <w:ins w:id="1090" w:author="ASUS MAXIMUS IX HERO" w:date="2026-03-01T19:35:00Z">
        <w:r>
          <w:t>,</w:t>
        </w:r>
      </w:ins>
      <w:ins w:id="1091" w:author="ASUS MAXIMUS IX HERO" w:date="2026-03-01T19:34:00Z">
        <w:r w:rsidR="00493284">
          <w:t xml:space="preserve"> by simulating a test vector image</w:t>
        </w:r>
      </w:ins>
      <w:ins w:id="1092" w:author="ASUS MAXIMUS IX HERO" w:date="2026-03-01T19:35:00Z">
        <w:r>
          <w:t xml:space="preserve"> (</w:t>
        </w:r>
        <w:r w:rsidRPr="00C551E7">
          <w:t>image_stimuli</w:t>
        </w:r>
        <w:r>
          <w:t>)</w:t>
        </w:r>
      </w:ins>
      <w:ins w:id="1093" w:author="ASUS MAXIMUS IX HERO" w:date="2026-03-01T19:34:00Z">
        <w:r w:rsidR="00493284">
          <w:t xml:space="preserve">, we can also spectate the </w:t>
        </w:r>
      </w:ins>
      <w:ins w:id="1094" w:author="ASUS MAXIMUS IX HERO" w:date="2026-03-01T19:35:00Z">
        <w:r>
          <w:t>output image (</w:t>
        </w:r>
      </w:ins>
      <w:ins w:id="1095" w:author="ASUS MAXIMUS IX HERO" w:date="2026-03-01T19:36:00Z">
        <w:r w:rsidRPr="00C551E7">
          <w:t>image_response</w:t>
        </w:r>
        <w:r>
          <w:t>) and as an example:</w:t>
        </w:r>
      </w:ins>
    </w:p>
    <w:p w:rsidR="00456B95" w:rsidRPr="004A0BF2" w:rsidRDefault="00C551E7">
      <w:pPr>
        <w:tabs>
          <w:tab w:val="left" w:pos="1650"/>
          <w:tab w:val="left" w:pos="6765"/>
        </w:tabs>
        <w:rPr>
          <w:ins w:id="1096" w:author="ASUS MAXIMUS IX HERO" w:date="2026-03-01T19:36:00Z"/>
        </w:rPr>
        <w:pPrChange w:id="1097" w:author="ASUS MAXIMUS IX HERO" w:date="2026-03-01T19:38:00Z">
          <w:pPr>
            <w:pStyle w:val="NormalWeb"/>
          </w:pPr>
        </w:pPrChange>
      </w:pPr>
      <w:ins w:id="1098" w:author="ASUS MAXIMUS IX HERO" w:date="2026-03-01T19:37:00Z">
        <w:r>
          <w:rPr>
            <w:lang w:eastAsia="en-US"/>
          </w:rPr>
          <w:tab/>
          <w:t>Image</w:t>
        </w:r>
      </w:ins>
      <w:ins w:id="1099" w:author="ASUS MAXIMUS IX HERO" w:date="2026-03-01T19:38:00Z">
        <w:r>
          <w:rPr>
            <w:lang w:eastAsia="en-US"/>
          </w:rPr>
          <w:t>_stimuli                                               image_response</w:t>
        </w:r>
      </w:ins>
    </w:p>
    <w:p w:rsidR="00C551E7" w:rsidRPr="00DA15A5" w:rsidDel="00C551E7" w:rsidRDefault="00C551E7">
      <w:pPr>
        <w:pStyle w:val="NormalWeb"/>
        <w:tabs>
          <w:tab w:val="left" w:pos="1455"/>
        </w:tabs>
        <w:rPr>
          <w:del w:id="1100" w:author="ASUS MAXIMUS IX HERO" w:date="2026-03-01T19:37:00Z"/>
        </w:rPr>
        <w:pPrChange w:id="1101" w:author="ASUS MAXIMUS IX HERO" w:date="2026-03-01T19:37:00Z">
          <w:pPr>
            <w:pStyle w:val="NormalWeb"/>
          </w:pPr>
        </w:pPrChange>
      </w:pPr>
    </w:p>
    <w:p w:rsidR="00456B95" w:rsidRPr="00DA15A5" w:rsidRDefault="00456B95" w:rsidP="00456B95">
      <w:pPr>
        <w:pStyle w:val="NormalWeb"/>
      </w:pPr>
      <w:r w:rsidRPr="00DA15A5">
        <w:t xml:space="preserve">Beyond numerical correctness, simulation also confirms </w:t>
      </w:r>
      <w:r w:rsidRPr="00DA15A5">
        <w:rPr>
          <w:rStyle w:val="Strong"/>
          <w:rFonts w:eastAsiaTheme="majorEastAsia"/>
        </w:rPr>
        <w:t>timing alignment</w:t>
      </w:r>
      <w:r w:rsidRPr="00DA15A5">
        <w:t xml:space="preserve"> in the streaming interface. When a design is pipelined, control signals (valid/enable and synchronization lines) must be delayed to match the datapath latency so that each output corresponds to the correct input pixel. This requirement is not specific to neural networks; it is a general property of synchronous datapaths and is commonly addressed through explicit pipeline registers and controller logic in RTL designs [12].</w:t>
      </w:r>
    </w:p>
    <w:p w:rsidR="00456B95" w:rsidRPr="00DA15A5" w:rsidRDefault="00C551E7" w:rsidP="00456B95">
      <w:pPr>
        <w:pStyle w:val="Heading3"/>
        <w:rPr>
          <w:rFonts w:ascii="Times New Roman" w:hAnsi="Times New Roman" w:cs="Times New Roman"/>
          <w:rPrChange w:id="1102" w:author="ASUS MAXIMUS IX HERO" w:date="2026-03-01T19:18:00Z">
            <w:rPr/>
          </w:rPrChange>
        </w:rPr>
      </w:pPr>
      <w:ins w:id="1103" w:author="ASUS MAXIMUS IX HERO" w:date="2026-03-01T19:42:00Z">
        <w:r w:rsidRPr="00C551E7">
          <w:rPr>
            <w:rFonts w:ascii="Times New Roman" w:hAnsi="Times New Roman" w:cs="Times New Roman"/>
          </w:rPr>
          <w:t xml:space="preserve"> </w:t>
        </w:r>
      </w:ins>
      <w:bookmarkStart w:id="1104" w:name="_Toc223292360"/>
      <w:r w:rsidR="00456B95" w:rsidRPr="00DA15A5">
        <w:rPr>
          <w:rFonts w:ascii="Times New Roman" w:hAnsi="Times New Roman" w:cs="Times New Roman"/>
          <w:rPrChange w:id="1105" w:author="ASUS MAXIMUS IX HERO" w:date="2026-03-01T19:18:00Z">
            <w:rPr/>
          </w:rPrChange>
        </w:rPr>
        <w:t>Synthesis and Implementation (Vivado Integration)</w:t>
      </w:r>
      <w:bookmarkEnd w:id="1104"/>
    </w:p>
    <w:p w:rsidR="00456B95" w:rsidRDefault="00C551E7" w:rsidP="00456B95">
      <w:pPr>
        <w:pStyle w:val="NormalWeb"/>
        <w:rPr>
          <w:ins w:id="1106" w:author="ASUS MAXIMUS IX HERO" w:date="2026-03-01T19:39:00Z"/>
        </w:rPr>
      </w:pPr>
      <w:ins w:id="1107" w:author="ASUS MAXIMUS IX HERO" w:date="2026-03-01T19:42:00Z">
        <w:r w:rsidRPr="00DA15A5">
          <w:t xml:space="preserve"> </w:t>
        </w:r>
      </w:ins>
      <w:r w:rsidR="00456B95" w:rsidRPr="00DA15A5">
        <w:t xml:space="preserve">The Vivado project is located at </w:t>
      </w:r>
      <w:r w:rsidR="00456B95" w:rsidRPr="00DA15A5">
        <w:rPr>
          <w:rStyle w:val="HTMLCode"/>
          <w:rFonts w:ascii="Times New Roman" w:hAnsi="Times New Roman" w:cs="Times New Roman"/>
          <w:rPrChange w:id="1108" w:author="ASUS MAXIMUS IX HERO" w:date="2026-03-01T19:18:00Z">
            <w:rPr>
              <w:rStyle w:val="HTMLCode"/>
            </w:rPr>
          </w:rPrChange>
        </w:rPr>
        <w:t>vivado_thesis/thesis_ultrascale_1/</w:t>
      </w:r>
      <w:r w:rsidR="00456B95" w:rsidRPr="00DA15A5">
        <w:t xml:space="preserve"> and targets a Xilinx UltraScale device. The implementation flow follows the standard FPGA toolchain: synthesis converts RTL into a technology-mapped netlist; implementation performs mapping, placement, and routing</w:t>
      </w:r>
      <w:ins w:id="1109" w:author="ASUS MAXIMUS IX HERO" w:date="2026-03-01T19:39:00Z">
        <w:r>
          <w:t xml:space="preserve">. </w:t>
        </w:r>
      </w:ins>
      <w:del w:id="1110" w:author="ASUS MAXIMUS IX HERO" w:date="2026-03-01T19:39:00Z">
        <w:r w:rsidR="00456B95" w:rsidRPr="00DA15A5" w:rsidDel="00C551E7">
          <w:delText xml:space="preserve">; and a bitstream is generated for deployment [12]. </w:delText>
        </w:r>
      </w:del>
      <w:r w:rsidR="00456B95" w:rsidRPr="00DA15A5">
        <w:t xml:space="preserve">Post-implementation reports are stored under </w:t>
      </w:r>
      <w:r w:rsidR="00456B95" w:rsidRPr="00DA15A5">
        <w:rPr>
          <w:rStyle w:val="HTMLCode"/>
          <w:rFonts w:ascii="Times New Roman" w:hAnsi="Times New Roman" w:cs="Times New Roman"/>
          <w:rPrChange w:id="1111" w:author="ASUS MAXIMUS IX HERO" w:date="2026-03-01T19:18:00Z">
            <w:rPr>
              <w:rStyle w:val="HTMLCode"/>
            </w:rPr>
          </w:rPrChange>
        </w:rPr>
        <w:t>thesis_ultrascale_1.runs/</w:t>
      </w:r>
      <w:r w:rsidR="00456B95" w:rsidRPr="00DA15A5">
        <w:t xml:space="preserve"> and include utilization summaries and timing reports.</w:t>
      </w:r>
    </w:p>
    <w:p w:rsidR="00C551E7" w:rsidRPr="00DA15A5" w:rsidRDefault="00C551E7" w:rsidP="00456B95">
      <w:pPr>
        <w:pStyle w:val="NormalWeb"/>
      </w:pPr>
    </w:p>
    <w:p w:rsidR="00456B95" w:rsidRPr="00DA15A5" w:rsidRDefault="00836991" w:rsidP="00456B95">
      <w:pPr>
        <w:pStyle w:val="NormalWeb"/>
      </w:pPr>
      <w:ins w:id="1112" w:author="ASUS MAXIMUS IX HERO" w:date="2026-03-01T19:50:00Z">
        <w:r w:rsidRPr="00DA15A5">
          <w:t xml:space="preserve"> </w:t>
        </w:r>
      </w:ins>
      <w:r w:rsidR="00456B95" w:rsidRPr="00DA15A5">
        <w:t xml:space="preserve">The design is clocked to sustain real-time throughput for streaming pixels. Achieving real-time throughput on FPGA is commonly pursued by combining </w:t>
      </w:r>
      <w:r w:rsidR="00456B95" w:rsidRPr="00DA15A5">
        <w:rPr>
          <w:rStyle w:val="Strong"/>
          <w:rFonts w:eastAsiaTheme="majorEastAsia"/>
        </w:rPr>
        <w:t>parallelism</w:t>
      </w:r>
      <w:r w:rsidR="00456B95" w:rsidRPr="00DA15A5">
        <w:t xml:space="preserve"> (replicating compute where resources allow) with </w:t>
      </w:r>
      <w:r w:rsidR="00456B95" w:rsidRPr="00DA15A5">
        <w:rPr>
          <w:rStyle w:val="Strong"/>
          <w:rFonts w:eastAsiaTheme="majorEastAsia"/>
        </w:rPr>
        <w:t>pipelining</w:t>
      </w:r>
      <w:r w:rsidR="00456B95" w:rsidRPr="00DA15A5">
        <w:t xml:space="preserve"> (registering intermediate results to shorten the critical path). Hamdan explicitly recommends exploiting available parallelism and fully pipelining designs to hide latency and improve timing closure, while controlling precision to reduce arithmetic delay [11]. In this project, those principles manifest as: (i) parallel multipliers for the MAC operation, (ii) explicit fixed-point datapath sizing, and (iii) a LUT-based activation that avoids expensive iterative arithmetic.</w:t>
      </w:r>
    </w:p>
    <w:p w:rsidR="00456B95" w:rsidRPr="00DA15A5" w:rsidRDefault="00456B95" w:rsidP="00456B95">
      <w:pPr>
        <w:pStyle w:val="Heading3"/>
        <w:rPr>
          <w:rFonts w:ascii="Times New Roman" w:hAnsi="Times New Roman" w:cs="Times New Roman"/>
          <w:rPrChange w:id="1113" w:author="ASUS MAXIMUS IX HERO" w:date="2026-03-01T19:18:00Z">
            <w:rPr/>
          </w:rPrChange>
        </w:rPr>
      </w:pPr>
      <w:bookmarkStart w:id="1114" w:name="_Toc223292361"/>
      <w:r w:rsidRPr="00DA15A5">
        <w:rPr>
          <w:rFonts w:ascii="Times New Roman" w:hAnsi="Times New Roman" w:cs="Times New Roman"/>
          <w:rPrChange w:id="1115" w:author="ASUS MAXIMUS IX HERO" w:date="2026-03-01T19:18:00Z">
            <w:rPr/>
          </w:rPrChange>
        </w:rPr>
        <w:t>Resource/Performance Considerations</w:t>
      </w:r>
      <w:bookmarkEnd w:id="1114"/>
    </w:p>
    <w:p w:rsidR="00C551E7" w:rsidRPr="00DA15A5" w:rsidRDefault="00836991" w:rsidP="00456B95">
      <w:pPr>
        <w:pStyle w:val="NormalWeb"/>
      </w:pPr>
      <w:ins w:id="1116" w:author="ASUS MAXIMUS IX HERO" w:date="2026-03-01T19:50:00Z">
        <w:r w:rsidRPr="00DA15A5">
          <w:t xml:space="preserve"> </w:t>
        </w:r>
      </w:ins>
      <w:r w:rsidR="00456B95" w:rsidRPr="00DA15A5">
        <w:t xml:space="preserve">FPGA resource usage is determined primarily by (a) </w:t>
      </w:r>
      <w:r w:rsidR="00456B95" w:rsidRPr="00DA15A5">
        <w:rPr>
          <w:rStyle w:val="Strong"/>
          <w:rFonts w:eastAsiaTheme="majorEastAsia"/>
        </w:rPr>
        <w:t>bit widths</w:t>
      </w:r>
      <w:r w:rsidR="00456B95" w:rsidRPr="00DA15A5">
        <w:t xml:space="preserve">, (b) </w:t>
      </w:r>
      <w:r w:rsidR="00456B95" w:rsidRPr="00DA15A5">
        <w:rPr>
          <w:rStyle w:val="Strong"/>
          <w:rFonts w:eastAsiaTheme="majorEastAsia"/>
        </w:rPr>
        <w:t>layer sizes</w:t>
      </w:r>
      <w:r w:rsidR="00456B95" w:rsidRPr="00DA15A5">
        <w:t xml:space="preserve">, and (c) </w:t>
      </w:r>
      <w:r w:rsidR="00456B95" w:rsidRPr="00DA15A5">
        <w:rPr>
          <w:rStyle w:val="Strong"/>
          <w:rFonts w:eastAsiaTheme="majorEastAsia"/>
        </w:rPr>
        <w:t>activation implementation</w:t>
      </w:r>
      <w:r w:rsidR="00456B95" w:rsidRPr="00DA15A5">
        <w:t>. Increasing bit width generally increases LUT/FF usage and may increase DSP utilization depending on the mapping strategy, while increasing hidden-layer width increases the number of multipliers and adders required. FPGA deep-learning design literature repeatedly frames these as the core trade-offs: precision and parallelism are interchangeable to a degree, and the “best” design depends on the device’s available DSP blocks, BRAM capacity, and timing constraints [11].</w:t>
      </w:r>
    </w:p>
    <w:p w:rsidR="00456B95" w:rsidRPr="00DA15A5" w:rsidRDefault="00836991" w:rsidP="00456B95">
      <w:pPr>
        <w:pStyle w:val="NormalWeb"/>
      </w:pPr>
      <w:ins w:id="1117" w:author="ASUS MAXIMUS IX HERO" w:date="2026-03-01T19:50:00Z">
        <w:r w:rsidRPr="00DA15A5">
          <w:t xml:space="preserve"> </w:t>
        </w:r>
      </w:ins>
      <w:r w:rsidR="00456B95" w:rsidRPr="00DA15A5">
        <w:t>The activation design is also a key resource decision. Implementing sigmoid directly (e.g., via CORDIC or piecewise polynomial evaluation) would increase arithmetic complexity and DSP usage. By contrast, a LUT-based sigmoid moves complexity into memory, where a single BRAM read can replace expensive arithmetic, consistent with prior FPGA ANN implementations that use LUT approximation to avoid exponential computation [10]. As a result, the LUT-based design is both simpler to verify and easier to time at high frequency due to its predictable memory access latency.</w:t>
      </w:r>
    </w:p>
    <w:p w:rsidR="00836991" w:rsidRDefault="00836991" w:rsidP="00672A79">
      <w:pPr>
        <w:pStyle w:val="NormalWeb"/>
        <w:rPr>
          <w:ins w:id="1118" w:author="ASUS MAXIMUS IX HERO" w:date="2026-03-01T19:51:00Z"/>
        </w:rPr>
      </w:pPr>
    </w:p>
    <w:p w:rsidR="00666F86" w:rsidRPr="004A0BF2" w:rsidDel="00686695" w:rsidRDefault="00456B95">
      <w:pPr>
        <w:pStyle w:val="NormalWeb"/>
        <w:rPr>
          <w:del w:id="1119" w:author="ASUS MAXIMUS IX HERO" w:date="2026-02-26T13:48:00Z"/>
        </w:rPr>
        <w:pPrChange w:id="1120" w:author="ASUS MAXIMUS IX HERO" w:date="2026-02-26T13:48:00Z">
          <w:pPr>
            <w:pStyle w:val="Heading1"/>
          </w:pPr>
        </w:pPrChange>
      </w:pPr>
      <w:r w:rsidRPr="00DA15A5">
        <w:lastRenderedPageBreak/>
        <w:t>Finally, the design’s architecture is intentionally compact to keep parameters on-chip and reduce memory bottlenecks. A recurring challenge in FPGA ML acceleration is that large models can become limited by off-chip memory bandwidth rather than compute capacity. FPGA acceleration studies frequently emphasize maximizing on-chip reuse and minimizing bandwidth demands to sustain throughput [11], [15]. By implementing a small MLP with exported, fixed coefficients and a small activation LUT, the design avoids the external bandwidth constraints that complicate larger network deployments.</w:t>
      </w:r>
      <w:bookmarkStart w:id="1121" w:name="simulation"/>
      <w:bookmarkEnd w:id="1030"/>
    </w:p>
    <w:p w:rsidR="00686695" w:rsidRPr="00DA15A5" w:rsidRDefault="00686695" w:rsidP="00672A79">
      <w:pPr>
        <w:pStyle w:val="NormalWeb"/>
        <w:rPr>
          <w:ins w:id="1122" w:author="ASUS MAXIMUS IX HERO" w:date="2026-02-26T13:49:00Z"/>
        </w:rPr>
      </w:pPr>
    </w:p>
    <w:p w:rsidR="00686695" w:rsidRPr="00DA15A5" w:rsidRDefault="00686695" w:rsidP="00672A79">
      <w:pPr>
        <w:pStyle w:val="NormalWeb"/>
        <w:rPr>
          <w:ins w:id="1123" w:author="ASUS MAXIMUS IX HERO" w:date="2026-02-26T13:49:00Z"/>
        </w:rPr>
      </w:pPr>
    </w:p>
    <w:p w:rsidR="00686695" w:rsidRPr="00DA15A5" w:rsidRDefault="00686695" w:rsidP="00672A79">
      <w:pPr>
        <w:pStyle w:val="NormalWeb"/>
        <w:rPr>
          <w:ins w:id="1124" w:author="ASUS MAXIMUS IX HERO" w:date="2026-02-26T13:49:00Z"/>
        </w:rPr>
      </w:pPr>
    </w:p>
    <w:p w:rsidR="00686695" w:rsidRPr="00DA15A5" w:rsidRDefault="00686695" w:rsidP="00672A79">
      <w:pPr>
        <w:pStyle w:val="NormalWeb"/>
        <w:rPr>
          <w:ins w:id="1125" w:author="ASUS MAXIMUS IX HERO" w:date="2026-02-26T13:49:00Z"/>
        </w:rPr>
      </w:pPr>
    </w:p>
    <w:p w:rsidR="00686695" w:rsidRPr="00DA15A5" w:rsidRDefault="00686695" w:rsidP="00672A79">
      <w:pPr>
        <w:pStyle w:val="NormalWeb"/>
        <w:rPr>
          <w:ins w:id="1126" w:author="ASUS MAXIMUS IX HERO" w:date="2026-02-26T13:49:00Z"/>
        </w:rPr>
      </w:pPr>
    </w:p>
    <w:p w:rsidR="00686695" w:rsidRPr="00DA15A5" w:rsidRDefault="00686695" w:rsidP="00672A79">
      <w:pPr>
        <w:pStyle w:val="NormalWeb"/>
        <w:rPr>
          <w:ins w:id="1127" w:author="ASUS MAXIMUS IX HERO" w:date="2026-02-26T13:49:00Z"/>
        </w:rPr>
      </w:pPr>
    </w:p>
    <w:p w:rsidR="00686695" w:rsidRPr="00DA15A5" w:rsidRDefault="00686695" w:rsidP="00672A79">
      <w:pPr>
        <w:pStyle w:val="NormalWeb"/>
        <w:rPr>
          <w:ins w:id="1128" w:author="ASUS MAXIMUS IX HERO" w:date="2026-02-26T13:49:00Z"/>
        </w:rPr>
      </w:pPr>
    </w:p>
    <w:p w:rsidR="00686695" w:rsidRPr="00DA15A5" w:rsidRDefault="00686695" w:rsidP="00672A79">
      <w:pPr>
        <w:pStyle w:val="NormalWeb"/>
        <w:rPr>
          <w:ins w:id="1129" w:author="ASUS MAXIMUS IX HERO" w:date="2026-02-26T13:49:00Z"/>
        </w:rPr>
      </w:pPr>
    </w:p>
    <w:p w:rsidR="00686695" w:rsidRPr="00DA15A5" w:rsidRDefault="00686695" w:rsidP="00672A79">
      <w:pPr>
        <w:pStyle w:val="NormalWeb"/>
        <w:rPr>
          <w:ins w:id="1130" w:author="ASUS MAXIMUS IX HERO" w:date="2026-02-26T13:49:00Z"/>
        </w:rPr>
      </w:pPr>
    </w:p>
    <w:p w:rsidR="00686695" w:rsidRPr="00DA15A5" w:rsidRDefault="00686695" w:rsidP="00672A79">
      <w:pPr>
        <w:pStyle w:val="NormalWeb"/>
        <w:rPr>
          <w:ins w:id="1131" w:author="ASUS MAXIMUS IX HERO" w:date="2026-02-26T13:49:00Z"/>
        </w:rPr>
      </w:pPr>
    </w:p>
    <w:p w:rsidR="00686695" w:rsidRPr="00DA15A5" w:rsidRDefault="00686695" w:rsidP="00672A79">
      <w:pPr>
        <w:pStyle w:val="NormalWeb"/>
        <w:rPr>
          <w:ins w:id="1132" w:author="ASUS MAXIMUS IX HERO" w:date="2026-02-26T13:49:00Z"/>
        </w:rPr>
      </w:pPr>
    </w:p>
    <w:p w:rsidR="00686695" w:rsidRPr="00DA15A5" w:rsidRDefault="00686695" w:rsidP="00672A79">
      <w:pPr>
        <w:pStyle w:val="NormalWeb"/>
        <w:rPr>
          <w:ins w:id="1133" w:author="ASUS MAXIMUS IX HERO" w:date="2026-02-26T13:49:00Z"/>
        </w:rPr>
      </w:pPr>
    </w:p>
    <w:p w:rsidR="00686695" w:rsidRPr="00DA15A5" w:rsidRDefault="00686695" w:rsidP="00672A79">
      <w:pPr>
        <w:pStyle w:val="NormalWeb"/>
        <w:rPr>
          <w:ins w:id="1134" w:author="ASUS MAXIMUS IX HERO" w:date="2026-02-26T13:49:00Z"/>
        </w:rPr>
      </w:pPr>
    </w:p>
    <w:p w:rsidR="00686695" w:rsidRPr="00DA15A5" w:rsidRDefault="00686695" w:rsidP="00672A79">
      <w:pPr>
        <w:pStyle w:val="NormalWeb"/>
        <w:rPr>
          <w:ins w:id="1135" w:author="ASUS MAXIMUS IX HERO" w:date="2026-02-26T13:49:00Z"/>
        </w:rPr>
      </w:pPr>
    </w:p>
    <w:p w:rsidR="00686695" w:rsidRPr="00DA15A5" w:rsidRDefault="00686695">
      <w:pPr>
        <w:pStyle w:val="NormalWeb"/>
        <w:rPr>
          <w:ins w:id="1136" w:author="ASUS MAXIMUS IX HERO" w:date="2026-02-26T13:48:00Z"/>
        </w:rPr>
        <w:pPrChange w:id="1137" w:author="ASUS MAXIMUS IX HERO" w:date="2026-02-26T13:48:00Z">
          <w:pPr>
            <w:pStyle w:val="Heading1"/>
          </w:pPr>
        </w:pPrChange>
      </w:pPr>
      <w:bookmarkStart w:id="1138" w:name="chap:results"/>
      <w:bookmarkEnd w:id="1019"/>
      <w:bookmarkEnd w:id="1121"/>
    </w:p>
    <w:p w:rsidR="00D17753" w:rsidRPr="00DA15A5" w:rsidRDefault="00590D5F" w:rsidP="00672A79">
      <w:pPr>
        <w:pStyle w:val="Heading1"/>
        <w:rPr>
          <w:rFonts w:ascii="Times New Roman" w:hAnsi="Times New Roman" w:cs="Times New Roman"/>
        </w:rPr>
      </w:pPr>
      <w:bookmarkStart w:id="1139" w:name="_Toc223292362"/>
      <w:r w:rsidRPr="00DA15A5">
        <w:rPr>
          <w:rFonts w:ascii="Times New Roman" w:hAnsi="Times New Roman" w:cs="Times New Roman"/>
        </w:rPr>
        <w:t>Results and Evaluation</w:t>
      </w:r>
      <w:bookmarkStart w:id="1140" w:name="ablations"/>
      <w:bookmarkEnd w:id="1139"/>
    </w:p>
    <w:p w:rsidR="00672A79" w:rsidRPr="00DA15A5" w:rsidRDefault="00672A79" w:rsidP="00D17753">
      <w:pPr>
        <w:pStyle w:val="BodyText"/>
        <w:rPr>
          <w:rFonts w:ascii="Times New Roman" w:hAnsi="Times New Roman" w:cs="Times New Roman"/>
        </w:rPr>
      </w:pPr>
      <w:r w:rsidRPr="00DA15A5">
        <w:rPr>
          <w:rFonts w:ascii="Times New Roman" w:hAnsi="Times New Roman" w:cs="Times New Roman"/>
          <w:rPrChange w:id="1141" w:author="ASUS MAXIMUS IX HERO" w:date="2026-03-01T19:18:00Z">
            <w:rPr/>
          </w:rPrChange>
        </w:rPr>
        <w:t xml:space="preserve">This chapter evaluates the proposed </w:t>
      </w:r>
      <w:r w:rsidRPr="00DA15A5">
        <w:rPr>
          <w:rStyle w:val="Strong"/>
          <w:rFonts w:ascii="Times New Roman" w:hAnsi="Times New Roman" w:cs="Times New Roman"/>
          <w:rPrChange w:id="1142" w:author="ASUS MAXIMUS IX HERO" w:date="2026-03-01T19:18:00Z">
            <w:rPr>
              <w:rStyle w:val="Strong"/>
            </w:rPr>
          </w:rPrChange>
        </w:rPr>
        <w:t>RGB per-pixel MLP</w:t>
      </w:r>
      <w:r w:rsidRPr="00DA15A5">
        <w:rPr>
          <w:rFonts w:ascii="Times New Roman" w:hAnsi="Times New Roman" w:cs="Times New Roman"/>
          <w:rPrChange w:id="1143" w:author="ASUS MAXIMUS IX HERO" w:date="2026-03-01T19:18:00Z">
            <w:rPr/>
          </w:rPrChange>
        </w:rPr>
        <w:t xml:space="preserve"> in terms of (i) </w:t>
      </w:r>
      <w:r w:rsidRPr="00DA15A5">
        <w:rPr>
          <w:rStyle w:val="Strong"/>
          <w:rFonts w:ascii="Times New Roman" w:hAnsi="Times New Roman" w:cs="Times New Roman"/>
          <w:rPrChange w:id="1144" w:author="ASUS MAXIMUS IX HERO" w:date="2026-03-01T19:18:00Z">
            <w:rPr>
              <w:rStyle w:val="Strong"/>
            </w:rPr>
          </w:rPrChange>
        </w:rPr>
        <w:t>classification quality</w:t>
      </w:r>
      <w:r w:rsidRPr="00DA15A5">
        <w:rPr>
          <w:rFonts w:ascii="Times New Roman" w:hAnsi="Times New Roman" w:cs="Times New Roman"/>
          <w:rPrChange w:id="1145" w:author="ASUS MAXIMUS IX HERO" w:date="2026-03-01T19:18:00Z">
            <w:rPr/>
          </w:rPrChange>
        </w:rPr>
        <w:t xml:space="preserve">, (ii) </w:t>
      </w:r>
      <w:r w:rsidRPr="00DA15A5">
        <w:rPr>
          <w:rStyle w:val="Strong"/>
          <w:rFonts w:ascii="Times New Roman" w:hAnsi="Times New Roman" w:cs="Times New Roman"/>
          <w:rPrChange w:id="1146" w:author="ASUS MAXIMUS IX HERO" w:date="2026-03-01T19:18:00Z">
            <w:rPr>
              <w:rStyle w:val="Strong"/>
            </w:rPr>
          </w:rPrChange>
        </w:rPr>
        <w:t>numerical equivalence and degradation introduced by fixed-point quantization</w:t>
      </w:r>
      <w:r w:rsidRPr="00DA15A5">
        <w:rPr>
          <w:rFonts w:ascii="Times New Roman" w:hAnsi="Times New Roman" w:cs="Times New Roman"/>
          <w:rPrChange w:id="1147" w:author="ASUS MAXIMUS IX HERO" w:date="2026-03-01T19:18:00Z">
            <w:rPr/>
          </w:rPrChange>
        </w:rPr>
        <w:t xml:space="preserve">, and (iii) </w:t>
      </w:r>
      <w:r w:rsidRPr="00DA15A5">
        <w:rPr>
          <w:rStyle w:val="Strong"/>
          <w:rFonts w:ascii="Times New Roman" w:hAnsi="Times New Roman" w:cs="Times New Roman"/>
          <w:rPrChange w:id="1148" w:author="ASUS MAXIMUS IX HERO" w:date="2026-03-01T19:18:00Z">
            <w:rPr>
              <w:rStyle w:val="Strong"/>
            </w:rPr>
          </w:rPrChange>
        </w:rPr>
        <w:t>FPGA implementation cost and timing feasibility</w:t>
      </w:r>
      <w:r w:rsidRPr="00DA15A5">
        <w:rPr>
          <w:rFonts w:ascii="Times New Roman" w:hAnsi="Times New Roman" w:cs="Times New Roman"/>
          <w:rPrChange w:id="1149" w:author="ASUS MAXIMUS IX HERO" w:date="2026-03-01T19:18:00Z">
            <w:rPr/>
          </w:rPrChange>
        </w:rPr>
        <w:t>. The evaluation is structured to match the project’s end-to-end co-design pipeline: a floating-point model is trained offline, exported to fixed-point coefficients, and then executed in RTL using a LUT-based sigmoid. The key scientific question is whether the “hardware-first” simplifications (RGB-only features, compact MLP, fixed-point arithmetic, LUT activation) can preserve useful discrimination performance while enabling deterministic and resource-efficient FPGA deployment [1], [11], [15].</w:t>
      </w:r>
    </w:p>
    <w:p w:rsidR="00672A79" w:rsidRPr="00DA15A5" w:rsidRDefault="00672A79" w:rsidP="00672A79">
      <w:pPr>
        <w:pStyle w:val="Heading3"/>
        <w:rPr>
          <w:rFonts w:ascii="Times New Roman" w:hAnsi="Times New Roman" w:cs="Times New Roman"/>
          <w:rPrChange w:id="1150" w:author="ASUS MAXIMUS IX HERO" w:date="2026-03-01T19:18:00Z">
            <w:rPr/>
          </w:rPrChange>
        </w:rPr>
      </w:pPr>
      <w:bookmarkStart w:id="1151" w:name="_Toc223292363"/>
      <w:r w:rsidRPr="00DA15A5">
        <w:rPr>
          <w:rFonts w:ascii="Times New Roman" w:hAnsi="Times New Roman" w:cs="Times New Roman"/>
          <w:rPrChange w:id="1152" w:author="ASUS MAXIMUS IX HERO" w:date="2026-03-01T19:18:00Z">
            <w:rPr/>
          </w:rPrChange>
        </w:rPr>
        <w:lastRenderedPageBreak/>
        <w:t>1) Classification Metrics</w:t>
      </w:r>
      <w:bookmarkEnd w:id="1151"/>
    </w:p>
    <w:p w:rsidR="00672A79" w:rsidRPr="00DA15A5" w:rsidRDefault="00672A79" w:rsidP="00672A79">
      <w:pPr>
        <w:pStyle w:val="Heading4"/>
        <w:rPr>
          <w:rFonts w:ascii="Times New Roman" w:hAnsi="Times New Roman" w:cs="Times New Roman"/>
          <w:rPrChange w:id="1153" w:author="ASUS MAXIMUS IX HERO" w:date="2026-03-01T19:18:00Z">
            <w:rPr/>
          </w:rPrChange>
        </w:rPr>
      </w:pPr>
      <w:r w:rsidRPr="00DA15A5">
        <w:rPr>
          <w:rFonts w:ascii="Times New Roman" w:hAnsi="Times New Roman" w:cs="Times New Roman"/>
          <w:rPrChange w:id="1154" w:author="ASUS MAXIMUS IX HERO" w:date="2026-03-01T19:18:00Z">
            <w:rPr/>
          </w:rPrChange>
        </w:rPr>
        <w:t>1.1 Experimental protocol and test split</w:t>
      </w:r>
    </w:p>
    <w:p w:rsidR="00672A79" w:rsidRPr="00DA15A5" w:rsidRDefault="00672A79" w:rsidP="00672A79">
      <w:pPr>
        <w:pStyle w:val="NormalWeb"/>
      </w:pPr>
      <w:r w:rsidRPr="00DA15A5">
        <w:t xml:space="preserve">Performance is reported on a </w:t>
      </w:r>
      <w:r w:rsidRPr="00DA15A5">
        <w:rPr>
          <w:rStyle w:val="Strong"/>
          <w:rFonts w:eastAsiaTheme="majorEastAsia"/>
        </w:rPr>
        <w:t>held-out test set</w:t>
      </w:r>
      <w:r w:rsidRPr="00DA15A5">
        <w:t xml:space="preserve"> that is not used during training. The dataset provides paired RGB images and segmentation masks, enabling per-pixel supervision. Each pixel forms one sample </w:t>
      </w:r>
      <w:r w:rsidRPr="00DA15A5">
        <w:rPr>
          <w:rStyle w:val="katex-mathml"/>
          <w:rFonts w:eastAsiaTheme="majorEastAsia"/>
        </w:rPr>
        <w:t>x=[R,G,B]\mathbf{x}=[R,G,B]</w:t>
      </w:r>
      <w:r w:rsidRPr="00DA15A5">
        <w:rPr>
          <w:rStyle w:val="mord"/>
        </w:rPr>
        <w:t>x</w:t>
      </w:r>
      <w:r w:rsidRPr="00DA15A5">
        <w:rPr>
          <w:rStyle w:val="mrel"/>
          <w:rFonts w:eastAsiaTheme="majorEastAsia"/>
        </w:rPr>
        <w:t>=</w:t>
      </w:r>
      <w:r w:rsidRPr="00DA15A5">
        <w:rPr>
          <w:rStyle w:val="mopen"/>
          <w:rFonts w:eastAsiaTheme="majorEastAsia"/>
        </w:rPr>
        <w:t>[</w:t>
      </w:r>
      <w:r w:rsidRPr="00DA15A5">
        <w:rPr>
          <w:rStyle w:val="mord"/>
        </w:rPr>
        <w:t>R</w:t>
      </w:r>
      <w:r w:rsidRPr="00DA15A5">
        <w:rPr>
          <w:rStyle w:val="mpunct"/>
          <w:rFonts w:eastAsiaTheme="majorEastAsia"/>
        </w:rPr>
        <w:t>,</w:t>
      </w:r>
      <w:r w:rsidRPr="00DA15A5">
        <w:rPr>
          <w:rStyle w:val="mord"/>
        </w:rPr>
        <w:t>G</w:t>
      </w:r>
      <w:r w:rsidRPr="00DA15A5">
        <w:rPr>
          <w:rStyle w:val="mpunct"/>
          <w:rFonts w:eastAsiaTheme="majorEastAsia"/>
        </w:rPr>
        <w:t>,</w:t>
      </w:r>
      <w:r w:rsidRPr="00DA15A5">
        <w:rPr>
          <w:rStyle w:val="mord"/>
        </w:rPr>
        <w:t>B</w:t>
      </w:r>
      <w:r w:rsidRPr="00DA15A5">
        <w:rPr>
          <w:rStyle w:val="mclose"/>
          <w:rFonts w:eastAsiaTheme="majorEastAsia"/>
        </w:rPr>
        <w:t>]</w:t>
      </w:r>
      <w:r w:rsidRPr="00DA15A5">
        <w:t xml:space="preserve"> with binary label </w:t>
      </w:r>
      <w:r w:rsidRPr="00DA15A5">
        <w:rPr>
          <w:rStyle w:val="katex-mathml"/>
          <w:rFonts w:eastAsiaTheme="majorEastAsia"/>
        </w:rPr>
        <w:t>y</w:t>
      </w:r>
      <w:r w:rsidRPr="00DA15A5">
        <w:rPr>
          <w:rStyle w:val="katex-mathml"/>
          <w:rFonts w:ascii="Cambria Math" w:eastAsiaTheme="majorEastAsia" w:hAnsi="Cambria Math" w:cs="Cambria Math"/>
        </w:rPr>
        <w:t>∈</w:t>
      </w:r>
      <w:r w:rsidRPr="00DA15A5">
        <w:rPr>
          <w:rStyle w:val="katex-mathml"/>
          <w:rFonts w:eastAsiaTheme="majorEastAsia"/>
        </w:rPr>
        <w:t>{0,1}y\in\{0,1\}</w:t>
      </w:r>
      <w:r w:rsidRPr="00DA15A5">
        <w:rPr>
          <w:rStyle w:val="mord"/>
        </w:rPr>
        <w:t>y</w:t>
      </w:r>
      <w:r w:rsidRPr="00DA15A5">
        <w:rPr>
          <w:rStyle w:val="mrel"/>
          <w:rFonts w:ascii="Cambria Math" w:eastAsiaTheme="majorEastAsia" w:hAnsi="Cambria Math" w:cs="Cambria Math"/>
        </w:rPr>
        <w:t>∈</w:t>
      </w:r>
      <w:r w:rsidRPr="00DA15A5">
        <w:rPr>
          <w:rStyle w:val="mopen"/>
          <w:rFonts w:eastAsiaTheme="majorEastAsia"/>
        </w:rPr>
        <w:t>{</w:t>
      </w:r>
      <w:r w:rsidRPr="00DA15A5">
        <w:rPr>
          <w:rStyle w:val="mord"/>
        </w:rPr>
        <w:t>0</w:t>
      </w:r>
      <w:r w:rsidRPr="00DA15A5">
        <w:rPr>
          <w:rStyle w:val="mpunct"/>
          <w:rFonts w:eastAsiaTheme="majorEastAsia"/>
        </w:rPr>
        <w:t>,</w:t>
      </w:r>
      <w:r w:rsidRPr="00DA15A5">
        <w:rPr>
          <w:rStyle w:val="mord"/>
        </w:rPr>
        <w:t>1</w:t>
      </w:r>
      <w:r w:rsidRPr="00DA15A5">
        <w:rPr>
          <w:rStyle w:val="mclose"/>
          <w:rFonts w:eastAsiaTheme="majorEastAsia"/>
        </w:rPr>
        <w:t>}</w:t>
      </w:r>
      <w:r w:rsidRPr="00DA15A5">
        <w:t xml:space="preserve"> (fire vs. not-fire). This evaluation aligns with wildfire imagery literature</w:t>
      </w:r>
      <w:ins w:id="1155" w:author="ASUS MAXIMUS IX HERO" w:date="2026-02-26T14:10:00Z">
        <w:r w:rsidR="00E70145" w:rsidRPr="00DA15A5">
          <w:t>,</w:t>
        </w:r>
      </w:ins>
      <w:r w:rsidRPr="00DA15A5">
        <w:t xml:space="preserve"> where detection/mapping tasks typically rely on careful data partitioning and consistent preprocessing to avoid optimistic estimates caused by data leakage or correlated frames [1].</w:t>
      </w:r>
    </w:p>
    <w:p w:rsidR="00672A79" w:rsidRPr="00DA15A5" w:rsidRDefault="00672A79" w:rsidP="00672A79">
      <w:pPr>
        <w:pStyle w:val="NormalWeb"/>
      </w:pPr>
      <w:r w:rsidRPr="00DA15A5">
        <w:t xml:space="preserve">Because pixel-level datasets are typically </w:t>
      </w:r>
      <w:r w:rsidRPr="00DA15A5">
        <w:rPr>
          <w:rStyle w:val="Strong"/>
          <w:rFonts w:eastAsiaTheme="majorEastAsia"/>
        </w:rPr>
        <w:t>highly imbalanced</w:t>
      </w:r>
      <w:r w:rsidRPr="00DA15A5">
        <w:t xml:space="preserve"> (non-fire pixels dominate), the evaluation explicitly reports both threshold-dependent and threshold-independent metrics. This is important because classical fire detection literature shows that color-driven methods can yield false positives under fire-like illumination and reflective surfaces; therefore, evaluation must distinguish between raw detection sensitivity and precision under realistic non-fire conditions [3]. In addition, wildfire remote-sensing reviews emphasize that dataset composition and preprocessing strongly influence apparent performance; therefore, reporting metrics across multiple perspectives (accuracy + precision/recall + ROC/AUC) is necessary to contextualize results [1].</w:t>
      </w:r>
    </w:p>
    <w:p w:rsidR="00DB6D32" w:rsidRPr="00DA15A5" w:rsidRDefault="00DB6D32" w:rsidP="00DB6D32">
      <w:pPr>
        <w:pStyle w:val="Heading4"/>
        <w:rPr>
          <w:rFonts w:ascii="Times New Roman" w:hAnsi="Times New Roman" w:cs="Times New Roman"/>
          <w:rPrChange w:id="1156" w:author="ASUS MAXIMUS IX HERO" w:date="2026-03-01T19:18:00Z">
            <w:rPr/>
          </w:rPrChange>
        </w:rPr>
      </w:pPr>
      <w:r w:rsidRPr="00DA15A5">
        <w:rPr>
          <w:rFonts w:ascii="Times New Roman" w:hAnsi="Times New Roman" w:cs="Times New Roman"/>
          <w:rPrChange w:id="1157" w:author="ASUS MAXIMUS IX HERO" w:date="2026-03-01T19:18:00Z">
            <w:rPr/>
          </w:rPrChange>
        </w:rPr>
        <w:t>1.2 Confusion matrix and core metrics</w:t>
      </w:r>
    </w:p>
    <w:p w:rsidR="00DB6D32" w:rsidRPr="00DA15A5" w:rsidRDefault="00DB6D32" w:rsidP="00DB6D32">
      <w:pPr>
        <w:pStyle w:val="NormalWeb"/>
      </w:pPr>
      <w:r w:rsidRPr="00DA15A5">
        <w:t xml:space="preserve">For a binary classifier producing probability </w:t>
      </w:r>
      <m:oMath>
        <m:r>
          <m:rPr>
            <m:sty m:val="p"/>
          </m:rPr>
          <w:rPr>
            <w:rStyle w:val="katex-mathml"/>
            <w:rFonts w:ascii="Cambria Math" w:hAnsi="Cambria Math"/>
          </w:rPr>
          <m:t>p^(y=1∣x)</m:t>
        </m:r>
      </m:oMath>
      <w:r w:rsidRPr="00DA15A5">
        <w:rPr>
          <w:rStyle w:val="katex-mathml"/>
          <w:rFonts w:eastAsiaTheme="majorEastAsia"/>
        </w:rPr>
        <w:t>,</w:t>
      </w:r>
      <w:ins w:id="1158" w:author="ASUS MAXIMUS IX HERO" w:date="2026-02-26T14:10:00Z">
        <w:r w:rsidR="00E70145" w:rsidRPr="00DA15A5">
          <w:rPr>
            <w:rStyle w:val="katex-mathml"/>
            <w:rFonts w:eastAsiaTheme="majorEastAsia"/>
          </w:rPr>
          <w:t xml:space="preserve"> </w:t>
        </w:r>
      </w:ins>
      <w:r w:rsidRPr="00DA15A5">
        <w:t xml:space="preserve">a decision threshold </w:t>
      </w:r>
      <w:r w:rsidRPr="00DA15A5">
        <w:rPr>
          <w:rStyle w:val="katex-mathml"/>
          <w:rFonts w:eastAsiaTheme="majorEastAsia"/>
        </w:rPr>
        <w:t>τ</w:t>
      </w:r>
      <w:r w:rsidRPr="00DA15A5">
        <w:t xml:space="preserve"> is applied to produce predicted labels:</w:t>
      </w:r>
    </w:p>
    <w:p w:rsidR="00672A79" w:rsidRPr="00DA15A5" w:rsidRDefault="00672A79" w:rsidP="00672A79">
      <w:pPr>
        <w:pStyle w:val="NormalWeb"/>
      </w:pPr>
    </w:p>
    <w:p w:rsidR="00672A79" w:rsidRPr="00DA15A5" w:rsidRDefault="00644F19" w:rsidP="00672A79">
      <w:pPr>
        <w:pStyle w:val="NormalWeb"/>
      </w:pPr>
      <m:oMathPara>
        <m:oMath>
          <m:acc>
            <m:accPr>
              <m:ctrlPr>
                <w:rPr>
                  <w:rFonts w:ascii="Cambria Math" w:hAnsi="Cambria Math"/>
                  <w:i/>
                </w:rPr>
              </m:ctrlPr>
            </m:accPr>
            <m:e>
              <m:r>
                <w:rPr>
                  <w:rFonts w:ascii="Cambria Math" w:hAnsi="Cambria Math"/>
                </w:rPr>
                <m:t>y</m:t>
              </m:r>
            </m:e>
          </m:acc>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1   if </m:t>
                  </m:r>
                  <m:acc>
                    <m:accPr>
                      <m:ctrlPr>
                        <w:rPr>
                          <w:rFonts w:ascii="Cambria Math" w:hAnsi="Cambria Math"/>
                          <w:i/>
                        </w:rPr>
                      </m:ctrlPr>
                    </m:accPr>
                    <m:e>
                      <m:r>
                        <w:rPr>
                          <w:rFonts w:ascii="Cambria Math" w:hAnsi="Cambria Math"/>
                        </w:rPr>
                        <m:t>p</m:t>
                      </m:r>
                    </m:e>
                  </m:acc>
                  <m:r>
                    <w:rPr>
                      <w:rFonts w:ascii="Cambria Math" w:hAnsi="Cambria Math"/>
                    </w:rPr>
                    <m:t>≥</m:t>
                  </m:r>
                  <m:r>
                    <w:ins w:id="1159" w:author="ASUS MAXIMUS IX HERO" w:date="2026-02-24T21:01:00Z">
                      <w:rPr>
                        <w:rFonts w:ascii="Cambria Math" w:hAnsi="Cambria Math"/>
                      </w:rPr>
                      <m:t>τ</m:t>
                    </w:ins>
                  </m:r>
                </m:e>
                <m:e>
                  <m:r>
                    <w:ins w:id="1160" w:author="ASUS MAXIMUS IX HERO" w:date="2026-02-24T21:02:00Z">
                      <w:rPr>
                        <w:rFonts w:ascii="Cambria Math" w:hAnsi="Cambria Math"/>
                      </w:rPr>
                      <m:t xml:space="preserve">   </m:t>
                    </w:ins>
                  </m:r>
                  <m:r>
                    <w:rPr>
                      <w:rFonts w:ascii="Cambria Math" w:hAnsi="Cambria Math"/>
                    </w:rPr>
                    <m:t>0</m:t>
                  </m:r>
                  <m:r>
                    <w:ins w:id="1161" w:author="ASUS MAXIMUS IX HERO" w:date="2026-02-24T21:02:00Z">
                      <w:rPr>
                        <w:rFonts w:ascii="Cambria Math" w:hAnsi="Cambria Math"/>
                      </w:rPr>
                      <m:t xml:space="preserve">  otherwise</m:t>
                    </w:ins>
                  </m:r>
                </m:e>
              </m:eqArr>
            </m:e>
          </m:d>
        </m:oMath>
      </m:oMathPara>
    </w:p>
    <w:p w:rsidR="00672A79" w:rsidRPr="00DA15A5" w:rsidRDefault="00672A79" w:rsidP="00672A79">
      <w:pPr>
        <w:pStyle w:val="NormalWeb"/>
      </w:pPr>
    </w:p>
    <w:p w:rsidR="00672A79" w:rsidRPr="00DA15A5" w:rsidRDefault="00B41E96" w:rsidP="00672A79">
      <w:pPr>
        <w:pStyle w:val="NormalWeb"/>
      </w:pPr>
      <w:ins w:id="1162" w:author="ASUS MAXIMUS IX HERO" w:date="2026-02-24T21:03:00Z">
        <w:r w:rsidRPr="00DA15A5">
          <w:t>The confusion matrix counts true positives (TP), true negatives (TN), false positives (FP), and false negatives (FN). From these, the standard metrics are computed:</w:t>
        </w:r>
      </w:ins>
    </w:p>
    <w:p w:rsidR="00B41E96" w:rsidRPr="00DA15A5" w:rsidRDefault="00B41E96" w:rsidP="00B41E96">
      <w:pPr>
        <w:numPr>
          <w:ilvl w:val="0"/>
          <w:numId w:val="9"/>
        </w:numPr>
        <w:spacing w:before="100" w:beforeAutospacing="1" w:after="100" w:afterAutospacing="1"/>
        <w:rPr>
          <w:ins w:id="1163" w:author="ASUS MAXIMUS IX HERO" w:date="2026-02-24T21:03:00Z"/>
          <w:rFonts w:ascii="Times New Roman" w:eastAsia="Times New Roman" w:hAnsi="Times New Roman" w:cs="Times New Roman"/>
          <w:lang w:eastAsia="en-US"/>
        </w:rPr>
      </w:pPr>
      <w:ins w:id="1164" w:author="ASUS MAXIMUS IX HERO" w:date="2026-02-24T21:03:00Z">
        <w:r w:rsidRPr="00DA15A5">
          <w:rPr>
            <w:rFonts w:ascii="Times New Roman" w:eastAsia="Times New Roman" w:hAnsi="Times New Roman" w:cs="Times New Roman"/>
            <w:b/>
            <w:bCs/>
            <w:lang w:eastAsia="en-US"/>
          </w:rPr>
          <w:t>Accuracy</w:t>
        </w:r>
        <w:r w:rsidRPr="00DA15A5">
          <w:rPr>
            <w:rFonts w:ascii="Times New Roman" w:eastAsia="Times New Roman" w:hAnsi="Times New Roman" w:cs="Times New Roman"/>
            <w:lang w:eastAsia="en-US"/>
          </w:rPr>
          <w:t>:</w:t>
        </w:r>
      </w:ins>
    </w:p>
    <w:p w:rsidR="00672A79" w:rsidRPr="00DA15A5" w:rsidRDefault="00B41E96" w:rsidP="00672A79">
      <w:pPr>
        <w:pStyle w:val="NormalWeb"/>
      </w:pPr>
      <m:oMathPara>
        <m:oMath>
          <m:r>
            <w:ins w:id="1165" w:author="ASUS MAXIMUS IX HERO" w:date="2026-02-24T21:03:00Z">
              <m:rPr>
                <m:nor/>
              </m:rPr>
              <m:t>Acc</m:t>
            </w:ins>
          </m:r>
          <m:r>
            <w:ins w:id="1166" w:author="ASUS MAXIMUS IX HERO" w:date="2026-02-24T21:03:00Z">
              <w:rPr>
                <w:rFonts w:ascii="Cambria Math" w:hAnsi="Cambria Math"/>
              </w:rPr>
              <m:t>=</m:t>
            </w:ins>
          </m:r>
          <m:f>
            <m:fPr>
              <m:ctrlPr>
                <w:ins w:id="1167" w:author="ASUS MAXIMUS IX HERO" w:date="2026-02-24T21:03:00Z">
                  <w:rPr>
                    <w:rFonts w:ascii="Cambria Math" w:hAnsi="Cambria Math"/>
                  </w:rPr>
                </w:ins>
              </m:ctrlPr>
            </m:fPr>
            <m:num>
              <m:r>
                <w:ins w:id="1168" w:author="ASUS MAXIMUS IX HERO" w:date="2026-02-24T21:03:00Z">
                  <w:rPr>
                    <w:rFonts w:ascii="Cambria Math" w:hAnsi="Cambria Math"/>
                  </w:rPr>
                  <m:t>TP+TN</m:t>
                </w:ins>
              </m:r>
            </m:num>
            <m:den>
              <m:r>
                <w:ins w:id="1169" w:author="ASUS MAXIMUS IX HERO" w:date="2026-02-24T21:03:00Z">
                  <w:rPr>
                    <w:rFonts w:ascii="Cambria Math" w:hAnsi="Cambria Math"/>
                  </w:rPr>
                  <m:t>TP+TN+FP+FN</m:t>
                </w:ins>
              </m:r>
            </m:den>
          </m:f>
        </m:oMath>
      </m:oMathPara>
    </w:p>
    <w:p w:rsidR="00672A79" w:rsidRPr="00DA15A5" w:rsidRDefault="00672A79" w:rsidP="00672A79">
      <w:pPr>
        <w:pStyle w:val="NormalWeb"/>
      </w:pPr>
    </w:p>
    <w:p w:rsidR="00B41E96" w:rsidRPr="00DA15A5" w:rsidRDefault="00B41E96" w:rsidP="00B41E96">
      <w:pPr>
        <w:numPr>
          <w:ilvl w:val="0"/>
          <w:numId w:val="10"/>
        </w:numPr>
        <w:spacing w:before="100" w:beforeAutospacing="1" w:after="100" w:afterAutospacing="1"/>
        <w:rPr>
          <w:ins w:id="1170" w:author="ASUS MAXIMUS IX HERO" w:date="2026-02-24T21:04:00Z"/>
          <w:rFonts w:ascii="Times New Roman" w:eastAsia="Times New Roman" w:hAnsi="Times New Roman" w:cs="Times New Roman"/>
          <w:lang w:eastAsia="en-US"/>
        </w:rPr>
      </w:pPr>
      <w:ins w:id="1171" w:author="ASUS MAXIMUS IX HERO" w:date="2026-02-24T21:04:00Z">
        <w:r w:rsidRPr="00DA15A5">
          <w:rPr>
            <w:rFonts w:ascii="Times New Roman" w:eastAsia="Times New Roman" w:hAnsi="Times New Roman" w:cs="Times New Roman"/>
            <w:b/>
            <w:bCs/>
            <w:lang w:eastAsia="en-US"/>
          </w:rPr>
          <w:t>Precision</w:t>
        </w:r>
        <w:r w:rsidRPr="00DA15A5">
          <w:rPr>
            <w:rFonts w:ascii="Times New Roman" w:eastAsia="Times New Roman" w:hAnsi="Times New Roman" w:cs="Times New Roman"/>
            <w:lang w:eastAsia="en-US"/>
          </w:rPr>
          <w:t xml:space="preserve"> (positive predictive value):</w:t>
        </w:r>
      </w:ins>
    </w:p>
    <w:p w:rsidR="00672A79" w:rsidRPr="00DA15A5" w:rsidDel="00B41E96" w:rsidRDefault="00B41E96" w:rsidP="00B41E96">
      <w:pPr>
        <w:pStyle w:val="NormalWeb"/>
        <w:numPr>
          <w:ilvl w:val="0"/>
          <w:numId w:val="10"/>
        </w:numPr>
        <w:rPr>
          <w:del w:id="1172" w:author="ASUS MAXIMUS IX HERO" w:date="2026-02-24T21:04:00Z"/>
        </w:rPr>
      </w:pPr>
      <m:oMath>
        <m:r>
          <w:ins w:id="1173" w:author="ASUS MAXIMUS IX HERO" w:date="2026-02-24T21:04:00Z">
            <m:rPr>
              <m:nor/>
            </m:rPr>
            <w:lastRenderedPageBreak/>
            <m:t>Prec</m:t>
          </w:ins>
        </m:r>
        <m:r>
          <w:ins w:id="1174" w:author="ASUS MAXIMUS IX HERO" w:date="2026-02-24T21:04:00Z">
            <w:rPr>
              <w:rFonts w:ascii="Cambria Math" w:hAnsi="Cambria Math"/>
            </w:rPr>
            <m:t>=</m:t>
          </w:ins>
        </m:r>
        <m:f>
          <m:fPr>
            <m:ctrlPr>
              <w:ins w:id="1175" w:author="ASUS MAXIMUS IX HERO" w:date="2026-02-24T21:04:00Z">
                <w:rPr>
                  <w:rFonts w:ascii="Cambria Math" w:hAnsi="Cambria Math"/>
                </w:rPr>
              </w:ins>
            </m:ctrlPr>
          </m:fPr>
          <m:num>
            <m:r>
              <w:ins w:id="1176" w:author="ASUS MAXIMUS IX HERO" w:date="2026-02-24T21:04:00Z">
                <w:rPr>
                  <w:rFonts w:ascii="Cambria Math" w:hAnsi="Cambria Math"/>
                </w:rPr>
                <m:t>TP</m:t>
              </w:ins>
            </m:r>
          </m:num>
          <m:den>
            <m:r>
              <w:ins w:id="1177" w:author="ASUS MAXIMUS IX HERO" w:date="2026-02-24T21:04:00Z">
                <w:rPr>
                  <w:rFonts w:ascii="Cambria Math" w:hAnsi="Cambria Math"/>
                </w:rPr>
                <m:t>TP+FP</m:t>
              </w:ins>
            </m:r>
          </m:den>
        </m:f>
      </m:oMath>
    </w:p>
    <w:p w:rsidR="00672A79" w:rsidRPr="00DA15A5" w:rsidRDefault="00672A79" w:rsidP="00672A79">
      <w:pPr>
        <w:pStyle w:val="NormalWeb"/>
      </w:pPr>
    </w:p>
    <w:p w:rsidR="00D17753" w:rsidRPr="00DA15A5" w:rsidRDefault="00D17753" w:rsidP="00D17753">
      <w:pPr>
        <w:pStyle w:val="BodyText"/>
        <w:rPr>
          <w:rFonts w:ascii="Times New Roman" w:hAnsi="Times New Roman" w:cs="Times New Roman"/>
        </w:rPr>
      </w:pPr>
    </w:p>
    <w:p w:rsidR="00B41E96" w:rsidRPr="00DA15A5" w:rsidRDefault="00B41E96" w:rsidP="00B41E96">
      <w:pPr>
        <w:numPr>
          <w:ilvl w:val="0"/>
          <w:numId w:val="11"/>
        </w:numPr>
        <w:spacing w:before="100" w:beforeAutospacing="1" w:after="100" w:afterAutospacing="1"/>
        <w:rPr>
          <w:ins w:id="1178" w:author="ASUS MAXIMUS IX HERO" w:date="2026-02-24T21:04:00Z"/>
          <w:rFonts w:ascii="Times New Roman" w:eastAsia="Times New Roman" w:hAnsi="Times New Roman" w:cs="Times New Roman"/>
          <w:lang w:eastAsia="en-US"/>
        </w:rPr>
      </w:pPr>
      <w:ins w:id="1179" w:author="ASUS MAXIMUS IX HERO" w:date="2026-02-24T21:04:00Z">
        <w:r w:rsidRPr="00DA15A5">
          <w:rPr>
            <w:rFonts w:ascii="Times New Roman" w:eastAsia="Times New Roman" w:hAnsi="Times New Roman" w:cs="Times New Roman"/>
            <w:b/>
            <w:bCs/>
            <w:lang w:eastAsia="en-US"/>
          </w:rPr>
          <w:t>Recall</w:t>
        </w:r>
        <w:r w:rsidRPr="00DA15A5">
          <w:rPr>
            <w:rFonts w:ascii="Times New Roman" w:eastAsia="Times New Roman" w:hAnsi="Times New Roman" w:cs="Times New Roman"/>
            <w:lang w:eastAsia="en-US"/>
          </w:rPr>
          <w:t xml:space="preserve"> (sensitivity / true positive rate):</w:t>
        </w:r>
      </w:ins>
    </w:p>
    <w:p w:rsidR="00D17753" w:rsidRPr="00DA15A5" w:rsidRDefault="00B41E96" w:rsidP="00D17753">
      <w:pPr>
        <w:pStyle w:val="BodyText"/>
        <w:rPr>
          <w:ins w:id="1180" w:author="ASUS MAXIMUS IX HERO" w:date="2026-02-24T21:05:00Z"/>
          <w:rFonts w:ascii="Times New Roman" w:eastAsia="Times New Roman" w:hAnsi="Times New Roman" w:cs="Times New Roman"/>
          <w:rPrChange w:id="1181" w:author="ASUS MAXIMUS IX HERO" w:date="2026-03-01T19:18:00Z">
            <w:rPr>
              <w:ins w:id="1182" w:author="ASUS MAXIMUS IX HERO" w:date="2026-02-24T21:05:00Z"/>
              <w:rFonts w:ascii="Cambria Math" w:hAnsi="Cambria Math" w:cs="Times New Roman"/>
              <w:i/>
            </w:rPr>
          </w:rPrChange>
        </w:rPr>
      </w:pPr>
      <m:oMathPara>
        <m:oMath>
          <m:r>
            <w:ins w:id="1183" w:author="ASUS MAXIMUS IX HERO" w:date="2026-02-24T21:05:00Z">
              <m:rPr>
                <m:nor/>
              </m:rPr>
              <w:rPr>
                <w:rFonts w:ascii="Times New Roman" w:hAnsi="Times New Roman" w:cs="Times New Roman"/>
              </w:rPr>
              <m:t>Rec</m:t>
            </w:ins>
          </m:r>
          <m:r>
            <w:ins w:id="1184" w:author="ASUS MAXIMUS IX HERO" w:date="2026-02-24T21:05:00Z">
              <w:rPr>
                <w:rFonts w:ascii="Cambria Math" w:hAnsi="Cambria Math" w:cs="Times New Roman"/>
              </w:rPr>
              <m:t>=</m:t>
            </w:ins>
          </m:r>
          <m:f>
            <m:fPr>
              <m:ctrlPr>
                <w:ins w:id="1185" w:author="ASUS MAXIMUS IX HERO" w:date="2026-02-24T21:05:00Z">
                  <w:rPr>
                    <w:rFonts w:ascii="Cambria Math" w:hAnsi="Cambria Math" w:cs="Times New Roman"/>
                  </w:rPr>
                </w:ins>
              </m:ctrlPr>
            </m:fPr>
            <m:num>
              <m:r>
                <w:ins w:id="1186" w:author="ASUS MAXIMUS IX HERO" w:date="2026-02-24T21:05:00Z">
                  <w:rPr>
                    <w:rFonts w:ascii="Cambria Math" w:hAnsi="Cambria Math" w:cs="Times New Roman"/>
                  </w:rPr>
                  <m:t>TP</m:t>
                </w:ins>
              </m:r>
            </m:num>
            <m:den>
              <m:r>
                <w:ins w:id="1187" w:author="ASUS MAXIMUS IX HERO" w:date="2026-02-24T21:05:00Z">
                  <w:rPr>
                    <w:rFonts w:ascii="Cambria Math" w:hAnsi="Cambria Math" w:cs="Times New Roman"/>
                  </w:rPr>
                  <m:t>TP+FN</m:t>
                </w:ins>
              </m:r>
            </m:den>
          </m:f>
        </m:oMath>
      </m:oMathPara>
    </w:p>
    <w:p w:rsidR="00B41E96" w:rsidRPr="00DA15A5" w:rsidDel="00B41E96" w:rsidRDefault="00644F19" w:rsidP="00D17753">
      <w:pPr>
        <w:pStyle w:val="BodyText"/>
        <w:rPr>
          <w:del w:id="1188" w:author="ASUS MAXIMUS IX HERO" w:date="2026-02-24T21:05:00Z"/>
          <w:rFonts w:ascii="Times New Roman" w:eastAsia="Times New Roman" w:hAnsi="Times New Roman" w:cs="Times New Roman"/>
          <w:rPrChange w:id="1189" w:author="ASUS MAXIMUS IX HERO" w:date="2026-03-01T19:18:00Z">
            <w:rPr>
              <w:del w:id="1190" w:author="ASUS MAXIMUS IX HERO" w:date="2026-02-24T21:05:00Z"/>
              <w:rFonts w:ascii="Times New Roman" w:hAnsi="Times New Roman" w:cs="Times New Roman"/>
            </w:rPr>
          </w:rPrChange>
        </w:rPr>
      </w:pPr>
      <w:ins w:id="1191" w:author="ASUS MAXIMUS IX HERO" w:date="2026-03-01T20:11:00Z">
        <w:r>
          <w:rPr>
            <w:rFonts w:ascii="Times New Roman" w:eastAsia="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in;height:4in">
              <v:imagedata r:id="rId19" o:title="confusion_matrix"/>
            </v:shape>
          </w:pict>
        </w:r>
      </w:ins>
    </w:p>
    <w:p w:rsidR="00D17753" w:rsidRPr="00DA15A5" w:rsidDel="00686695" w:rsidRDefault="00D17753" w:rsidP="00D17753">
      <w:pPr>
        <w:pStyle w:val="BodyText"/>
        <w:rPr>
          <w:del w:id="1192" w:author="ASUS MAXIMUS IX HERO" w:date="2026-02-26T13:49:00Z"/>
          <w:rFonts w:ascii="Times New Roman" w:hAnsi="Times New Roman" w:cs="Times New Roman"/>
        </w:rPr>
      </w:pPr>
    </w:p>
    <w:p w:rsidR="00D17753" w:rsidRPr="00DA15A5" w:rsidDel="00686695" w:rsidRDefault="00D17753" w:rsidP="00D17753">
      <w:pPr>
        <w:pStyle w:val="BodyText"/>
        <w:rPr>
          <w:del w:id="1193" w:author="ASUS MAXIMUS IX HERO" w:date="2026-02-26T13:49:00Z"/>
          <w:rFonts w:ascii="Times New Roman" w:hAnsi="Times New Roman" w:cs="Times New Roman"/>
        </w:rPr>
      </w:pPr>
    </w:p>
    <w:p w:rsidR="00D17753" w:rsidRPr="00DA15A5" w:rsidDel="00686695" w:rsidRDefault="00D17753" w:rsidP="00D17753">
      <w:pPr>
        <w:pStyle w:val="BodyText"/>
        <w:rPr>
          <w:del w:id="1194" w:author="ASUS MAXIMUS IX HERO" w:date="2026-02-26T13:49:00Z"/>
          <w:rFonts w:ascii="Times New Roman" w:hAnsi="Times New Roman" w:cs="Times New Roman"/>
        </w:rPr>
      </w:pPr>
    </w:p>
    <w:p w:rsidR="00D17753" w:rsidRPr="00DA15A5" w:rsidDel="00686695" w:rsidRDefault="00D17753" w:rsidP="00D17753">
      <w:pPr>
        <w:pStyle w:val="BodyText"/>
        <w:rPr>
          <w:del w:id="1195" w:author="ASUS MAXIMUS IX HERO" w:date="2026-02-26T13:49:00Z"/>
          <w:rFonts w:ascii="Times New Roman" w:hAnsi="Times New Roman" w:cs="Times New Roman"/>
        </w:rPr>
      </w:pPr>
    </w:p>
    <w:p w:rsidR="00D17753" w:rsidRPr="00DA15A5" w:rsidDel="00686695" w:rsidRDefault="00D17753" w:rsidP="00D17753">
      <w:pPr>
        <w:pStyle w:val="BodyText"/>
        <w:rPr>
          <w:del w:id="1196" w:author="ASUS MAXIMUS IX HERO" w:date="2026-02-26T13:49:00Z"/>
          <w:rFonts w:ascii="Times New Roman" w:hAnsi="Times New Roman" w:cs="Times New Roman"/>
        </w:rPr>
      </w:pPr>
    </w:p>
    <w:p w:rsidR="00D17753" w:rsidRPr="00DA15A5" w:rsidRDefault="00D17753" w:rsidP="00D17753">
      <w:pPr>
        <w:pStyle w:val="BodyText"/>
        <w:rPr>
          <w:rFonts w:ascii="Times New Roman" w:hAnsi="Times New Roman" w:cs="Times New Roman"/>
        </w:rPr>
      </w:pPr>
    </w:p>
    <w:p w:rsidR="00B41E96" w:rsidRPr="00DA15A5" w:rsidRDefault="00B41E96" w:rsidP="00B41E96">
      <w:pPr>
        <w:pStyle w:val="Heading4"/>
        <w:rPr>
          <w:ins w:id="1197" w:author="ASUS MAXIMUS IX HERO" w:date="2026-02-24T21:06:00Z"/>
          <w:rFonts w:ascii="Times New Roman" w:hAnsi="Times New Roman" w:cs="Times New Roman"/>
          <w:rPrChange w:id="1198" w:author="ASUS MAXIMUS IX HERO" w:date="2026-03-01T19:18:00Z">
            <w:rPr>
              <w:ins w:id="1199" w:author="ASUS MAXIMUS IX HERO" w:date="2026-02-24T21:06:00Z"/>
            </w:rPr>
          </w:rPrChange>
        </w:rPr>
      </w:pPr>
      <w:ins w:id="1200" w:author="ASUS MAXIMUS IX HERO" w:date="2026-02-24T21:06:00Z">
        <w:r w:rsidRPr="00DA15A5">
          <w:rPr>
            <w:rFonts w:ascii="Times New Roman" w:hAnsi="Times New Roman" w:cs="Times New Roman"/>
            <w:rPrChange w:id="1201" w:author="ASUS MAXIMUS IX HERO" w:date="2026-03-01T19:18:00Z">
              <w:rPr/>
            </w:rPrChange>
          </w:rPr>
          <w:t>1.3 Threshold selection and operating point</w:t>
        </w:r>
      </w:ins>
    </w:p>
    <w:p w:rsidR="00B41E96" w:rsidRPr="00DA15A5" w:rsidRDefault="00B41E96" w:rsidP="00B41E96">
      <w:pPr>
        <w:pStyle w:val="NormalWeb"/>
        <w:rPr>
          <w:ins w:id="1202" w:author="ASUS MAXIMUS IX HERO" w:date="2026-02-24T21:06:00Z"/>
        </w:rPr>
      </w:pPr>
      <w:ins w:id="1203" w:author="ASUS MAXIMUS IX HERO" w:date="2026-02-24T21:06:00Z">
        <w:r w:rsidRPr="00DA15A5">
          <w:t xml:space="preserve">Since the model outputs a probability-like scalar (after sigmoid), performance depends on the selected decision threshold. A default threshold of </w:t>
        </w:r>
        <w:r w:rsidRPr="00DA15A5">
          <w:rPr>
            <w:rStyle w:val="katex-mathml"/>
            <w:rFonts w:eastAsiaTheme="majorEastAsia"/>
          </w:rPr>
          <w:t>τ=0.5</w:t>
        </w:r>
      </w:ins>
      <w:ins w:id="1204" w:author="ASUS MAXIMUS IX HERO" w:date="2026-02-24T21:07:00Z">
        <w:r w:rsidRPr="00DA15A5">
          <w:rPr>
            <w:rStyle w:val="katex-mathml"/>
            <w:rFonts w:eastAsiaTheme="majorEastAsia"/>
          </w:rPr>
          <w:t xml:space="preserve"> </w:t>
        </w:r>
      </w:ins>
      <w:ins w:id="1205" w:author="ASUS MAXIMUS IX HERO" w:date="2026-02-24T21:06:00Z">
        <w:r w:rsidRPr="00DA15A5">
          <w:t xml:space="preserve">provides a neutral operating point, but wildfire detection is inherently asymmetric: missed detections (FN) may be more costly than false alarms (FP), depending on the deployment. Classical real-time fire detection studies show that false alarms are common when using color-only cues; therefore, practical systems often choose thresholds and post-processing that reduce FP at the cost of some sensitivity [3]. For this thesis, threshold selection should be reported explicitly (e.g., </w:t>
        </w:r>
        <w:r w:rsidRPr="00DA15A5">
          <w:rPr>
            <w:rStyle w:val="katex-mathml"/>
            <w:rFonts w:eastAsiaTheme="majorEastAsia"/>
          </w:rPr>
          <w:t xml:space="preserve">τ=0.5 </w:t>
        </w:r>
        <w:r w:rsidRPr="00DA15A5">
          <w:t>or selected by maximizing F1 on a validation set) so that comparisons are reproducible.</w:t>
        </w:r>
      </w:ins>
    </w:p>
    <w:p w:rsidR="00B41E96" w:rsidRPr="00DA15A5" w:rsidRDefault="00B41E96" w:rsidP="00B41E96">
      <w:pPr>
        <w:pStyle w:val="Heading4"/>
        <w:rPr>
          <w:ins w:id="1206" w:author="ASUS MAXIMUS IX HERO" w:date="2026-02-24T21:06:00Z"/>
          <w:rFonts w:ascii="Times New Roman" w:hAnsi="Times New Roman" w:cs="Times New Roman"/>
          <w:rPrChange w:id="1207" w:author="ASUS MAXIMUS IX HERO" w:date="2026-03-01T19:18:00Z">
            <w:rPr>
              <w:ins w:id="1208" w:author="ASUS MAXIMUS IX HERO" w:date="2026-02-24T21:06:00Z"/>
            </w:rPr>
          </w:rPrChange>
        </w:rPr>
      </w:pPr>
      <w:ins w:id="1209" w:author="ASUS MAXIMUS IX HERO" w:date="2026-02-24T21:06:00Z">
        <w:r w:rsidRPr="00DA15A5">
          <w:rPr>
            <w:rFonts w:ascii="Times New Roman" w:hAnsi="Times New Roman" w:cs="Times New Roman"/>
            <w:rPrChange w:id="1210" w:author="ASUS MAXIMUS IX HERO" w:date="2026-03-01T19:18:00Z">
              <w:rPr/>
            </w:rPrChange>
          </w:rPr>
          <w:t>1.4 ROC curve and AUC</w:t>
        </w:r>
      </w:ins>
    </w:p>
    <w:p w:rsidR="00B41E96" w:rsidRPr="00DA15A5" w:rsidRDefault="00B41E96" w:rsidP="00B41E96">
      <w:pPr>
        <w:pStyle w:val="NormalWeb"/>
        <w:rPr>
          <w:ins w:id="1211" w:author="ASUS MAXIMUS IX HERO" w:date="2026-02-24T21:06:00Z"/>
        </w:rPr>
      </w:pPr>
      <w:ins w:id="1212" w:author="ASUS MAXIMUS IX HERO" w:date="2026-02-24T21:06:00Z">
        <w:r w:rsidRPr="00DA15A5">
          <w:t xml:space="preserve">To provide a threshold-independent view, a </w:t>
        </w:r>
        <w:r w:rsidRPr="00DA15A5">
          <w:rPr>
            <w:rStyle w:val="Strong"/>
          </w:rPr>
          <w:t>Receiver Operating Characteristic (ROC)</w:t>
        </w:r>
        <w:r w:rsidRPr="00DA15A5">
          <w:t xml:space="preserve"> curve is computed by sweeping </w:t>
        </w:r>
        <w:r w:rsidRPr="00DA15A5">
          <w:rPr>
            <w:rStyle w:val="katex-mathml"/>
            <w:rFonts w:eastAsiaTheme="majorEastAsia"/>
          </w:rPr>
          <w:t>τ\tau</w:t>
        </w:r>
        <w:r w:rsidRPr="00DA15A5">
          <w:rPr>
            <w:rStyle w:val="mord"/>
          </w:rPr>
          <w:t>τ</w:t>
        </w:r>
        <w:r w:rsidRPr="00DA15A5">
          <w:t xml:space="preserve"> from 0 to 1 and plotting:</w:t>
        </w:r>
      </w:ins>
    </w:p>
    <w:p w:rsidR="00B41E96" w:rsidRPr="00DA15A5" w:rsidRDefault="00B41E96">
      <w:pPr>
        <w:pStyle w:val="NormalWeb"/>
        <w:numPr>
          <w:ilvl w:val="0"/>
          <w:numId w:val="11"/>
        </w:numPr>
        <w:rPr>
          <w:ins w:id="1213" w:author="ASUS MAXIMUS IX HERO" w:date="2026-02-24T21:07:00Z"/>
        </w:rPr>
        <w:pPrChange w:id="1214" w:author="ASUS MAXIMUS IX HERO" w:date="2026-02-26T13:49:00Z">
          <w:pPr>
            <w:pStyle w:val="NormalWeb"/>
          </w:pPr>
        </w:pPrChange>
      </w:pPr>
      <m:oMath>
        <m:r>
          <w:ins w:id="1215" w:author="ASUS MAXIMUS IX HERO" w:date="2026-02-24T21:07:00Z">
            <w:rPr>
              <w:rFonts w:ascii="Cambria Math" w:hAnsi="Cambria Math"/>
            </w:rPr>
            <w:lastRenderedPageBreak/>
            <m:t>TPR=</m:t>
          </w:ins>
        </m:r>
        <m:f>
          <m:fPr>
            <m:ctrlPr>
              <w:ins w:id="1216" w:author="ASUS MAXIMUS IX HERO" w:date="2026-02-24T21:07:00Z">
                <w:rPr>
                  <w:rFonts w:ascii="Cambria Math" w:hAnsi="Cambria Math"/>
                </w:rPr>
              </w:ins>
            </m:ctrlPr>
          </m:fPr>
          <m:num>
            <m:r>
              <w:ins w:id="1217" w:author="ASUS MAXIMUS IX HERO" w:date="2026-02-24T21:07:00Z">
                <w:rPr>
                  <w:rFonts w:ascii="Cambria Math" w:hAnsi="Cambria Math"/>
                </w:rPr>
                <m:t>TP</m:t>
              </w:ins>
            </m:r>
          </m:num>
          <m:den>
            <m:r>
              <w:ins w:id="1218" w:author="ASUS MAXIMUS IX HERO" w:date="2026-02-24T21:07:00Z">
                <w:rPr>
                  <w:rFonts w:ascii="Cambria Math" w:hAnsi="Cambria Math"/>
                </w:rPr>
                <m:t>TP+FN</m:t>
              </w:ins>
            </m:r>
          </m:den>
        </m:f>
      </m:oMath>
      <w:ins w:id="1219" w:author="ASUS MAXIMUS IX HERO" w:date="2026-02-24T21:07:00Z">
        <w:r w:rsidRPr="00DA15A5">
          <w:t xml:space="preserve"> (recall)</w:t>
        </w:r>
      </w:ins>
    </w:p>
    <w:p w:rsidR="00D17753" w:rsidRPr="00DA15A5" w:rsidRDefault="00B41E96">
      <w:pPr>
        <w:pStyle w:val="BodyText"/>
        <w:numPr>
          <w:ilvl w:val="0"/>
          <w:numId w:val="11"/>
        </w:numPr>
        <w:rPr>
          <w:rFonts w:ascii="Times New Roman" w:hAnsi="Times New Roman" w:cs="Times New Roman"/>
        </w:rPr>
        <w:pPrChange w:id="1220" w:author="ASUS MAXIMUS IX HERO" w:date="2026-02-26T13:49:00Z">
          <w:pPr>
            <w:pStyle w:val="BodyText"/>
          </w:pPr>
        </w:pPrChange>
      </w:pPr>
      <m:oMath>
        <m:r>
          <w:ins w:id="1221" w:author="ASUS MAXIMUS IX HERO" w:date="2026-02-24T21:07:00Z">
            <w:rPr>
              <w:rFonts w:ascii="Cambria Math" w:hAnsi="Cambria Math" w:cs="Times New Roman"/>
            </w:rPr>
            <m:t>FPR=</m:t>
          </w:ins>
        </m:r>
        <m:f>
          <m:fPr>
            <m:ctrlPr>
              <w:ins w:id="1222" w:author="ASUS MAXIMUS IX HERO" w:date="2026-02-24T21:07:00Z">
                <w:rPr>
                  <w:rFonts w:ascii="Cambria Math" w:hAnsi="Cambria Math" w:cs="Times New Roman"/>
                </w:rPr>
              </w:ins>
            </m:ctrlPr>
          </m:fPr>
          <m:num>
            <m:r>
              <w:ins w:id="1223" w:author="ASUS MAXIMUS IX HERO" w:date="2026-02-24T21:07:00Z">
                <w:rPr>
                  <w:rFonts w:ascii="Cambria Math" w:hAnsi="Cambria Math" w:cs="Times New Roman"/>
                </w:rPr>
                <m:t>FP</m:t>
              </w:ins>
            </m:r>
          </m:num>
          <m:den>
            <m:r>
              <w:ins w:id="1224" w:author="ASUS MAXIMUS IX HERO" w:date="2026-02-24T21:07:00Z">
                <w:rPr>
                  <w:rFonts w:ascii="Cambria Math" w:hAnsi="Cambria Math" w:cs="Times New Roman"/>
                </w:rPr>
                <m:t>FP+TN</m:t>
              </w:ins>
            </m:r>
          </m:den>
        </m:f>
      </m:oMath>
    </w:p>
    <w:p w:rsidR="00B41E96" w:rsidRDefault="00B41E96" w:rsidP="00B41E96">
      <w:pPr>
        <w:pStyle w:val="NormalWeb"/>
        <w:rPr>
          <w:ins w:id="1225" w:author="ASUS MAXIMUS IX HERO" w:date="2026-03-01T20:10:00Z"/>
        </w:rPr>
      </w:pPr>
      <w:ins w:id="1226" w:author="ASUS MAXIMUS IX HERO" w:date="2026-02-24T21:08:00Z">
        <w:r w:rsidRPr="00DA15A5">
          <w:t xml:space="preserve">The </w:t>
        </w:r>
        <w:r w:rsidRPr="00DA15A5">
          <w:rPr>
            <w:rStyle w:val="Strong"/>
          </w:rPr>
          <w:t>Area Under the ROC Curve (AUC)</w:t>
        </w:r>
        <w:r w:rsidRPr="00DA15A5">
          <w:t xml:space="preserve"> summarizes separability independent of the chosen threshold. In wildfire remote sensing, threshold-independent evaluation is frequently used to compare detectors across heterogeneous conditions and datasets, where a single fixed threshold may not generalize [1]. For this work, ROC/AUC is valuable because it quantifies whether RGB-only features provide consistent separation between fire and non-fire pixels even if the final operating threshold changes.</w:t>
        </w:r>
      </w:ins>
      <w:ins w:id="1227" w:author="ASUS MAXIMUS IX HERO" w:date="2026-03-01T20:10:00Z">
        <w:r w:rsidR="004A0BF2" w:rsidRPr="004A0BF2">
          <w:t xml:space="preserve"> </w:t>
        </w:r>
        <w:r w:rsidR="004A0BF2">
          <w:rPr>
            <w:noProof/>
          </w:rPr>
          <w:drawing>
            <wp:inline distT="0" distB="0" distL="0" distR="0">
              <wp:extent cx="4572000" cy="3657600"/>
              <wp:effectExtent l="0" t="0" r="0" b="0"/>
              <wp:docPr id="11" name="Picture 11" descr="C:\Users\ASUS MAXIMUS IX HERO\AppData\Local\Microsoft\Windows\INetCache\Content.Word\roc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SUS MAXIMUS IX HERO\AppData\Local\Microsoft\Windows\INetCache\Content.Word\roc_curve.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0" cy="3657600"/>
                      </a:xfrm>
                      <a:prstGeom prst="rect">
                        <a:avLst/>
                      </a:prstGeom>
                      <a:noFill/>
                      <a:ln>
                        <a:noFill/>
                      </a:ln>
                    </pic:spPr>
                  </pic:pic>
                </a:graphicData>
              </a:graphic>
            </wp:inline>
          </w:drawing>
        </w:r>
      </w:ins>
    </w:p>
    <w:p w:rsidR="004A0BF2" w:rsidRPr="00DA15A5" w:rsidRDefault="00644F19" w:rsidP="00B41E96">
      <w:pPr>
        <w:pStyle w:val="NormalWeb"/>
        <w:rPr>
          <w:ins w:id="1228" w:author="ASUS MAXIMUS IX HERO" w:date="2026-02-24T21:08:00Z"/>
        </w:rPr>
      </w:pPr>
      <w:ins w:id="1229" w:author="ASUS MAXIMUS IX HERO" w:date="2026-03-01T20:10:00Z">
        <w:r>
          <w:lastRenderedPageBreak/>
          <w:pict>
            <v:shape id="_x0000_i1026" type="#_x0000_t75" style="width:5in;height:4in">
              <v:imagedata r:id="rId21" o:title="pr_curve"/>
            </v:shape>
          </w:pict>
        </w:r>
      </w:ins>
    </w:p>
    <w:p w:rsidR="00B41E96" w:rsidRPr="00DA15A5" w:rsidRDefault="00B41E96" w:rsidP="00B41E96">
      <w:pPr>
        <w:pStyle w:val="NormalWeb"/>
        <w:rPr>
          <w:ins w:id="1230" w:author="ASUS MAXIMUS IX HERO" w:date="2026-02-24T21:08:00Z"/>
        </w:rPr>
      </w:pPr>
      <w:ins w:id="1231" w:author="ASUS MAXIMUS IX HERO" w:date="2026-02-24T21:08:00Z">
        <w:r w:rsidRPr="00DA15A5">
          <w:rPr>
            <w:rStyle w:val="Strong"/>
          </w:rPr>
          <w:t>Reporting recommendation:</w:t>
        </w:r>
        <w:r w:rsidRPr="00DA15A5">
          <w:t xml:space="preserve"> include ROC curves for float and fixed-point inference on the same axes, and report AUC values in Table X.</w:t>
        </w:r>
      </w:ins>
    </w:p>
    <w:p w:rsidR="00B41E96" w:rsidRPr="00DA15A5" w:rsidRDefault="00B41E96" w:rsidP="00B41E96">
      <w:pPr>
        <w:pStyle w:val="Heading4"/>
        <w:rPr>
          <w:ins w:id="1232" w:author="ASUS MAXIMUS IX HERO" w:date="2026-02-24T21:08:00Z"/>
          <w:rFonts w:ascii="Times New Roman" w:hAnsi="Times New Roman" w:cs="Times New Roman"/>
          <w:rPrChange w:id="1233" w:author="ASUS MAXIMUS IX HERO" w:date="2026-03-01T19:18:00Z">
            <w:rPr>
              <w:ins w:id="1234" w:author="ASUS MAXIMUS IX HERO" w:date="2026-02-24T21:08:00Z"/>
            </w:rPr>
          </w:rPrChange>
        </w:rPr>
      </w:pPr>
      <w:ins w:id="1235" w:author="ASUS MAXIMUS IX HERO" w:date="2026-02-24T21:08:00Z">
        <w:r w:rsidRPr="00DA15A5">
          <w:rPr>
            <w:rFonts w:ascii="Times New Roman" w:hAnsi="Times New Roman" w:cs="Times New Roman"/>
            <w:rPrChange w:id="1236" w:author="ASUS MAXIMUS IX HERO" w:date="2026-03-01T19:18:00Z">
              <w:rPr/>
            </w:rPrChange>
          </w:rPr>
          <w:t>1.5 Qualitative visualization of detections</w:t>
        </w:r>
      </w:ins>
    </w:p>
    <w:p w:rsidR="00B41E96" w:rsidRPr="00DA15A5" w:rsidRDefault="00B41E96" w:rsidP="00B41E96">
      <w:pPr>
        <w:pStyle w:val="NormalWeb"/>
        <w:rPr>
          <w:ins w:id="1237" w:author="ASUS MAXIMUS IX HERO" w:date="2026-02-24T21:08:00Z"/>
        </w:rPr>
      </w:pPr>
      <w:ins w:id="1238" w:author="ASUS MAXIMUS IX HERO" w:date="2026-02-24T21:08:00Z">
        <w:r w:rsidRPr="00DA15A5">
          <w:t xml:space="preserve">Quantitative metrics should be complemented with </w:t>
        </w:r>
        <w:r w:rsidRPr="00DA15A5">
          <w:rPr>
            <w:rStyle w:val="Strong"/>
          </w:rPr>
          <w:t>qualitative maps</w:t>
        </w:r>
        <w:r w:rsidRPr="00DA15A5">
          <w:t xml:space="preserve"> produced by applying the classifier to full images and visualizing:</w:t>
        </w:r>
      </w:ins>
    </w:p>
    <w:p w:rsidR="00B41E96" w:rsidRPr="00DA15A5" w:rsidRDefault="00B41E96" w:rsidP="00B41E96">
      <w:pPr>
        <w:pStyle w:val="NormalWeb"/>
        <w:numPr>
          <w:ilvl w:val="0"/>
          <w:numId w:val="13"/>
        </w:numPr>
        <w:rPr>
          <w:ins w:id="1239" w:author="ASUS MAXIMUS IX HERO" w:date="2026-02-24T21:08:00Z"/>
        </w:rPr>
      </w:pPr>
      <w:ins w:id="1240" w:author="ASUS MAXIMUS IX HERO" w:date="2026-02-24T21:08:00Z">
        <w:r w:rsidRPr="00DA15A5">
          <w:t xml:space="preserve">predicted fire probability map </w:t>
        </w:r>
        <m:oMath>
          <m:acc>
            <m:accPr>
              <m:ctrlPr>
                <w:rPr>
                  <w:rFonts w:ascii="Cambria Math" w:hAnsi="Cambria Math"/>
                </w:rPr>
              </m:ctrlPr>
            </m:accPr>
            <m:e>
              <m:r>
                <w:rPr>
                  <w:rFonts w:ascii="Cambria Math" w:hAnsi="Cambria Math"/>
                </w:rPr>
                <m:t>p</m:t>
              </m:r>
            </m:e>
          </m:acc>
          <m:r>
            <w:rPr>
              <w:rFonts w:ascii="Cambria Math" w:hAnsi="Cambria Math"/>
            </w:rPr>
            <m:t>(x,y)</m:t>
          </m:r>
        </m:oMath>
        <w:r w:rsidRPr="00DA15A5">
          <w:t>,</w:t>
        </w:r>
      </w:ins>
    </w:p>
    <w:p w:rsidR="00B41E96" w:rsidRPr="00DA15A5" w:rsidRDefault="00B41E96" w:rsidP="00B41E96">
      <w:pPr>
        <w:pStyle w:val="NormalWeb"/>
        <w:numPr>
          <w:ilvl w:val="0"/>
          <w:numId w:val="13"/>
        </w:numPr>
        <w:rPr>
          <w:ins w:id="1241" w:author="ASUS MAXIMUS IX HERO" w:date="2026-02-24T21:08:00Z"/>
        </w:rPr>
      </w:pPr>
      <w:ins w:id="1242" w:author="ASUS MAXIMUS IX HERO" w:date="2026-02-24T21:08:00Z">
        <w:r w:rsidRPr="00DA15A5">
          <w:t>thresholded prediction mask,</w:t>
        </w:r>
      </w:ins>
    </w:p>
    <w:p w:rsidR="00B41E96" w:rsidRPr="00DA15A5" w:rsidRDefault="00B41E96" w:rsidP="00B41E96">
      <w:pPr>
        <w:pStyle w:val="NormalWeb"/>
        <w:numPr>
          <w:ilvl w:val="0"/>
          <w:numId w:val="13"/>
        </w:numPr>
        <w:rPr>
          <w:ins w:id="1243" w:author="ASUS MAXIMUS IX HERO" w:date="2026-02-24T21:08:00Z"/>
        </w:rPr>
      </w:pPr>
      <w:ins w:id="1244" w:author="ASUS MAXIMUS IX HERO" w:date="2026-02-24T21:08:00Z">
        <w:r w:rsidRPr="00DA15A5">
          <w:t>overlay of prediction vs. ground-truth mask.</w:t>
        </w:r>
      </w:ins>
    </w:p>
    <w:p w:rsidR="00B41E96" w:rsidRPr="00DA15A5" w:rsidRDefault="00B41E96" w:rsidP="00B41E96">
      <w:pPr>
        <w:pStyle w:val="NormalWeb"/>
        <w:rPr>
          <w:ins w:id="1245" w:author="ASUS MAXIMUS IX HERO" w:date="2026-02-24T21:08:00Z"/>
        </w:rPr>
      </w:pPr>
      <w:ins w:id="1246" w:author="ASUS MAXIMUS IX HERO" w:date="2026-02-24T21:08:00Z">
        <w:r w:rsidRPr="00DA15A5">
          <w:t>This is important because per-pixel models may have spatially structured error patterns (e.g., boundary bleeding, isolated false positives). Wildfire imagery literature repeatedly highlights that visual interpretability and error localization matter for operational credibility, especially when false positives can arise from sun glare, smoke haze, or fire-colored objects [1], [3].</w:t>
        </w:r>
      </w:ins>
    </w:p>
    <w:p w:rsidR="00D17753" w:rsidRPr="00DA15A5" w:rsidRDefault="00D17753" w:rsidP="00D17753">
      <w:pPr>
        <w:pStyle w:val="BodyText"/>
        <w:rPr>
          <w:rFonts w:ascii="Times New Roman" w:hAnsi="Times New Roman" w:cs="Times New Roman"/>
        </w:rPr>
      </w:pPr>
    </w:p>
    <w:p w:rsidR="00B41E96" w:rsidRPr="00DA15A5" w:rsidRDefault="00B41E96" w:rsidP="00B41E96">
      <w:pPr>
        <w:pStyle w:val="Heading3"/>
        <w:rPr>
          <w:ins w:id="1247" w:author="ASUS MAXIMUS IX HERO" w:date="2026-02-24T21:09:00Z"/>
          <w:rFonts w:ascii="Times New Roman" w:hAnsi="Times New Roman" w:cs="Times New Roman"/>
          <w:rPrChange w:id="1248" w:author="ASUS MAXIMUS IX HERO" w:date="2026-03-01T19:18:00Z">
            <w:rPr>
              <w:ins w:id="1249" w:author="ASUS MAXIMUS IX HERO" w:date="2026-02-24T21:09:00Z"/>
            </w:rPr>
          </w:rPrChange>
        </w:rPr>
      </w:pPr>
      <w:bookmarkStart w:id="1250" w:name="_Toc223292364"/>
      <w:ins w:id="1251" w:author="ASUS MAXIMUS IX HERO" w:date="2026-02-24T21:09:00Z">
        <w:r w:rsidRPr="00DA15A5">
          <w:rPr>
            <w:rFonts w:ascii="Times New Roman" w:hAnsi="Times New Roman" w:cs="Times New Roman"/>
            <w:rPrChange w:id="1252" w:author="ASUS MAXIMUS IX HERO" w:date="2026-03-01T19:18:00Z">
              <w:rPr/>
            </w:rPrChange>
          </w:rPr>
          <w:t>2) Fixed- vs Floating-Point Evaluation</w:t>
        </w:r>
        <w:bookmarkEnd w:id="1250"/>
      </w:ins>
    </w:p>
    <w:p w:rsidR="00B41E96" w:rsidRPr="00DA15A5" w:rsidRDefault="00B41E96" w:rsidP="00B41E96">
      <w:pPr>
        <w:pStyle w:val="NormalWeb"/>
        <w:rPr>
          <w:ins w:id="1253" w:author="ASUS MAXIMUS IX HERO" w:date="2026-02-24T21:09:00Z"/>
        </w:rPr>
      </w:pPr>
      <w:ins w:id="1254" w:author="ASUS MAXIMUS IX HERO" w:date="2026-02-24T21:09:00Z">
        <w:r w:rsidRPr="00DA15A5">
          <w:t xml:space="preserve">The hardware implementation relies on </w:t>
        </w:r>
        <w:r w:rsidRPr="00DA15A5">
          <w:rPr>
            <w:rStyle w:val="Strong"/>
          </w:rPr>
          <w:t>fixed-point arithmetic</w:t>
        </w:r>
        <w:r w:rsidRPr="00DA15A5">
          <w:t xml:space="preserve"> and LUT-based sigmoid. Therefore, </w:t>
        </w:r>
      </w:ins>
      <w:ins w:id="1255" w:author="ASUS MAXIMUS IX HERO" w:date="2026-02-26T14:10:00Z">
        <w:r w:rsidR="00E70145" w:rsidRPr="00DA15A5">
          <w:t xml:space="preserve">the </w:t>
        </w:r>
      </w:ins>
      <w:ins w:id="1256" w:author="ASUS MAXIMUS IX HERO" w:date="2026-02-24T21:09:00Z">
        <w:r w:rsidRPr="00DA15A5">
          <w:t>evaluation must address two questions:</w:t>
        </w:r>
      </w:ins>
    </w:p>
    <w:p w:rsidR="00B41E96" w:rsidRPr="00DA15A5" w:rsidRDefault="00B41E96" w:rsidP="00B41E96">
      <w:pPr>
        <w:pStyle w:val="NormalWeb"/>
        <w:numPr>
          <w:ilvl w:val="0"/>
          <w:numId w:val="15"/>
        </w:numPr>
        <w:rPr>
          <w:ins w:id="1257" w:author="ASUS MAXIMUS IX HERO" w:date="2026-02-24T21:09:00Z"/>
        </w:rPr>
      </w:pPr>
      <w:ins w:id="1258" w:author="ASUS MAXIMUS IX HERO" w:date="2026-02-24T21:09:00Z">
        <w:r w:rsidRPr="00DA15A5">
          <w:rPr>
            <w:rStyle w:val="Strong"/>
          </w:rPr>
          <w:lastRenderedPageBreak/>
          <w:t>Accuracy impact</w:t>
        </w:r>
        <w:r w:rsidRPr="00DA15A5">
          <w:t>: how much performance drops due to quantization and LUT approximation.</w:t>
        </w:r>
      </w:ins>
    </w:p>
    <w:p w:rsidR="00B41E96" w:rsidRPr="00DA15A5" w:rsidRDefault="00B41E96" w:rsidP="00B41E96">
      <w:pPr>
        <w:pStyle w:val="NormalWeb"/>
        <w:numPr>
          <w:ilvl w:val="0"/>
          <w:numId w:val="15"/>
        </w:numPr>
        <w:rPr>
          <w:ins w:id="1259" w:author="ASUS MAXIMUS IX HERO" w:date="2026-02-24T21:09:00Z"/>
        </w:rPr>
      </w:pPr>
      <w:ins w:id="1260" w:author="ASUS MAXIMUS IX HERO" w:date="2026-02-24T21:09:00Z">
        <w:r w:rsidRPr="00DA15A5">
          <w:rPr>
            <w:rStyle w:val="Strong"/>
          </w:rPr>
          <w:t>Numerical equivalence</w:t>
        </w:r>
        <w:r w:rsidRPr="00DA15A5">
          <w:t>: whether RTL outputs match the intended fixed-point software model.</w:t>
        </w:r>
      </w:ins>
    </w:p>
    <w:p w:rsidR="00B41E96" w:rsidRPr="00DA15A5" w:rsidRDefault="00B41E96" w:rsidP="00B41E96">
      <w:pPr>
        <w:pStyle w:val="NormalWeb"/>
        <w:rPr>
          <w:ins w:id="1261" w:author="ASUS MAXIMUS IX HERO" w:date="2026-02-24T21:09:00Z"/>
        </w:rPr>
      </w:pPr>
      <w:ins w:id="1262" w:author="ASUS MAXIMUS IX HERO" w:date="2026-02-24T21:09:00Z">
        <w:r w:rsidRPr="00DA15A5">
          <w:t>FPGA design literature emphasizes that precision is a tunable parameter and that reduced precision can unlock major resource and throughput benefits, but the designer must quantify the resulting loss in numerical fidelity and application-level performance [11], [15]. This is the core justification for the float vs fixed comparison in this thesis.</w:t>
        </w:r>
      </w:ins>
    </w:p>
    <w:p w:rsidR="00B41E96" w:rsidRPr="00DA15A5" w:rsidRDefault="00B41E96" w:rsidP="00B41E96">
      <w:pPr>
        <w:pStyle w:val="Heading4"/>
        <w:rPr>
          <w:ins w:id="1263" w:author="ASUS MAXIMUS IX HERO" w:date="2026-02-24T21:09:00Z"/>
          <w:rFonts w:ascii="Times New Roman" w:hAnsi="Times New Roman" w:cs="Times New Roman"/>
          <w:rPrChange w:id="1264" w:author="ASUS MAXIMUS IX HERO" w:date="2026-03-01T19:18:00Z">
            <w:rPr>
              <w:ins w:id="1265" w:author="ASUS MAXIMUS IX HERO" w:date="2026-02-24T21:09:00Z"/>
            </w:rPr>
          </w:rPrChange>
        </w:rPr>
      </w:pPr>
      <w:ins w:id="1266" w:author="ASUS MAXIMUS IX HERO" w:date="2026-02-24T21:09:00Z">
        <w:r w:rsidRPr="00DA15A5">
          <w:rPr>
            <w:rFonts w:ascii="Times New Roman" w:hAnsi="Times New Roman" w:cs="Times New Roman"/>
            <w:rPrChange w:id="1267" w:author="ASUS MAXIMUS IX HERO" w:date="2026-03-01T19:18:00Z">
              <w:rPr/>
            </w:rPrChange>
          </w:rPr>
          <w:t>2.1 Software fixed-point reference model</w:t>
        </w:r>
      </w:ins>
    </w:p>
    <w:p w:rsidR="00B41E96" w:rsidRPr="00DA15A5" w:rsidRDefault="00B41E96" w:rsidP="00B41E96">
      <w:pPr>
        <w:pStyle w:val="NormalWeb"/>
        <w:rPr>
          <w:ins w:id="1268" w:author="ASUS MAXIMUS IX HERO" w:date="2026-02-24T21:09:00Z"/>
        </w:rPr>
      </w:pPr>
      <w:ins w:id="1269" w:author="ASUS MAXIMUS IX HERO" w:date="2026-02-24T21:09:00Z">
        <w:r w:rsidRPr="00DA15A5">
          <w:t xml:space="preserve">A fixed-point reference model is generated in Python by quantizing weights/biases and applying the same scaling rules used in RTL. This ensures that discrepancies between float and RTL results can be attributed to quantization/approximation rather than implementation bugs. Such “software mirror” evaluation is standard practice in FPGA-based ML systems, because it separates </w:t>
        </w:r>
        <w:r w:rsidRPr="00DA15A5">
          <w:rPr>
            <w:rStyle w:val="Strong"/>
          </w:rPr>
          <w:t>numerical design</w:t>
        </w:r>
        <w:r w:rsidRPr="00DA15A5">
          <w:t xml:space="preserve"> problems from </w:t>
        </w:r>
        <w:r w:rsidRPr="00DA15A5">
          <w:rPr>
            <w:rStyle w:val="Strong"/>
          </w:rPr>
          <w:t>RTL correctness</w:t>
        </w:r>
        <w:r w:rsidRPr="00DA15A5">
          <w:t xml:space="preserve"> problems [11], [15].</w:t>
        </w:r>
      </w:ins>
    </w:p>
    <w:p w:rsidR="00686695" w:rsidRPr="00DA15A5" w:rsidRDefault="00686695" w:rsidP="00B41E96">
      <w:pPr>
        <w:pStyle w:val="NormalWeb"/>
        <w:rPr>
          <w:ins w:id="1270" w:author="ASUS MAXIMUS IX HERO" w:date="2026-02-26T13:49:00Z"/>
          <w:rStyle w:val="Strong"/>
        </w:rPr>
      </w:pPr>
    </w:p>
    <w:p w:rsidR="00B41E96" w:rsidRPr="00DA15A5" w:rsidRDefault="00B41E96" w:rsidP="00B41E96">
      <w:pPr>
        <w:pStyle w:val="NormalWeb"/>
        <w:rPr>
          <w:ins w:id="1271" w:author="ASUS MAXIMUS IX HERO" w:date="2026-02-24T21:09:00Z"/>
        </w:rPr>
      </w:pPr>
      <w:ins w:id="1272" w:author="ASUS MAXIMUS IX HERO" w:date="2026-02-24T21:09:00Z">
        <w:r w:rsidRPr="00DA15A5">
          <w:rPr>
            <w:rStyle w:val="Strong"/>
          </w:rPr>
          <w:t>Report explicitly:</w:t>
        </w:r>
      </w:ins>
    </w:p>
    <w:p w:rsidR="00B41E96" w:rsidRPr="00DA15A5" w:rsidRDefault="00B41E96" w:rsidP="00B41E96">
      <w:pPr>
        <w:pStyle w:val="NormalWeb"/>
        <w:numPr>
          <w:ilvl w:val="0"/>
          <w:numId w:val="16"/>
        </w:numPr>
        <w:rPr>
          <w:ins w:id="1273" w:author="ASUS MAXIMUS IX HERO" w:date="2026-02-24T21:09:00Z"/>
        </w:rPr>
      </w:pPr>
      <w:ins w:id="1274" w:author="ASUS MAXIMUS IX HERO" w:date="2026-02-24T21:09:00Z">
        <w:r w:rsidRPr="00DA15A5">
          <w:t>fixed-point format(s) used for inputs, weights, accumulators, and activation output,</w:t>
        </w:r>
      </w:ins>
    </w:p>
    <w:p w:rsidR="00B41E96" w:rsidRPr="00DA15A5" w:rsidRDefault="00B41E96" w:rsidP="00B41E96">
      <w:pPr>
        <w:pStyle w:val="NormalWeb"/>
        <w:numPr>
          <w:ilvl w:val="0"/>
          <w:numId w:val="16"/>
        </w:numPr>
        <w:rPr>
          <w:ins w:id="1275" w:author="ASUS MAXIMUS IX HERO" w:date="2026-02-24T21:09:00Z"/>
        </w:rPr>
      </w:pPr>
      <w:ins w:id="1276" w:author="ASUS MAXIMUS IX HERO" w:date="2026-02-24T21:09:00Z">
        <w:r w:rsidRPr="00DA15A5">
          <w:t>LUT input range and address width,</w:t>
        </w:r>
      </w:ins>
    </w:p>
    <w:p w:rsidR="00B41E96" w:rsidRPr="00DA15A5" w:rsidRDefault="00B41E96" w:rsidP="00B41E96">
      <w:pPr>
        <w:pStyle w:val="NormalWeb"/>
        <w:numPr>
          <w:ilvl w:val="0"/>
          <w:numId w:val="16"/>
        </w:numPr>
        <w:rPr>
          <w:ins w:id="1277" w:author="ASUS MAXIMUS IX HERO" w:date="2026-02-24T21:09:00Z"/>
        </w:rPr>
      </w:pPr>
      <w:ins w:id="1278" w:author="ASUS MAXIMUS IX HERO" w:date="2026-02-24T21:09:00Z">
        <w:r w:rsidRPr="00DA15A5">
          <w:t>LUT output quantization.</w:t>
        </w:r>
      </w:ins>
    </w:p>
    <w:p w:rsidR="00B41E96" w:rsidRPr="00DA15A5" w:rsidRDefault="00B41E96" w:rsidP="00B41E96">
      <w:pPr>
        <w:pStyle w:val="Heading4"/>
        <w:rPr>
          <w:ins w:id="1279" w:author="ASUS MAXIMUS IX HERO" w:date="2026-02-24T21:09:00Z"/>
          <w:rFonts w:ascii="Times New Roman" w:hAnsi="Times New Roman" w:cs="Times New Roman"/>
          <w:rPrChange w:id="1280" w:author="ASUS MAXIMUS IX HERO" w:date="2026-03-01T19:18:00Z">
            <w:rPr>
              <w:ins w:id="1281" w:author="ASUS MAXIMUS IX HERO" w:date="2026-02-24T21:09:00Z"/>
            </w:rPr>
          </w:rPrChange>
        </w:rPr>
      </w:pPr>
      <w:ins w:id="1282" w:author="ASUS MAXIMUS IX HERO" w:date="2026-02-24T21:09:00Z">
        <w:r w:rsidRPr="00DA15A5">
          <w:rPr>
            <w:rFonts w:ascii="Times New Roman" w:hAnsi="Times New Roman" w:cs="Times New Roman"/>
            <w:rPrChange w:id="1283" w:author="ASUS MAXIMUS IX HERO" w:date="2026-03-01T19:18:00Z">
              <w:rPr/>
            </w:rPrChange>
          </w:rPr>
          <w:t>2.2 Delta in classification performance</w:t>
        </w:r>
      </w:ins>
    </w:p>
    <w:p w:rsidR="00B41E96" w:rsidRPr="00DA15A5" w:rsidRDefault="00B41E96" w:rsidP="00B41E96">
      <w:pPr>
        <w:pStyle w:val="NormalWeb"/>
        <w:rPr>
          <w:ins w:id="1284" w:author="ASUS MAXIMUS IX HERO" w:date="2026-02-24T21:09:00Z"/>
        </w:rPr>
      </w:pPr>
      <w:ins w:id="1285" w:author="ASUS MAXIMUS IX HERO" w:date="2026-02-24T21:09:00Z">
        <w:r w:rsidRPr="00DA15A5">
          <w:t xml:space="preserve">The first fixed-point result is the </w:t>
        </w:r>
        <w:r w:rsidRPr="00DA15A5">
          <w:rPr>
            <w:rStyle w:val="Strong"/>
          </w:rPr>
          <w:t>metric delta</w:t>
        </w:r>
        <w:r w:rsidRPr="00DA15A5">
          <w:t xml:space="preserve"> relative to float inference. This is reported as:</w:t>
        </w:r>
      </w:ins>
    </w:p>
    <w:p w:rsidR="00D17753" w:rsidRPr="00DA15A5" w:rsidRDefault="00B41E96" w:rsidP="00D17753">
      <w:pPr>
        <w:pStyle w:val="BodyText"/>
        <w:rPr>
          <w:rFonts w:ascii="Times New Roman" w:hAnsi="Times New Roman" w:cs="Times New Roman"/>
        </w:rPr>
      </w:pPr>
      <m:oMathPara>
        <m:oMath>
          <m:r>
            <w:ins w:id="1286" w:author="ASUS MAXIMUS IX HERO" w:date="2026-02-24T21:09:00Z">
              <m:rPr>
                <m:sty m:val="p"/>
              </m:rPr>
              <w:rPr>
                <w:rFonts w:ascii="Cambria Math" w:hAnsi="Cambria Math" w:cs="Times New Roman"/>
              </w:rPr>
              <m:t>Δ</m:t>
            </w:ins>
          </m:r>
          <m:r>
            <w:ins w:id="1287" w:author="ASUS MAXIMUS IX HERO" w:date="2026-02-24T21:09:00Z">
              <m:rPr>
                <m:nor/>
              </m:rPr>
              <w:rPr>
                <w:rFonts w:ascii="Times New Roman" w:hAnsi="Times New Roman" w:cs="Times New Roman"/>
              </w:rPr>
              <m:t>Metric</m:t>
            </w:ins>
          </m:r>
          <m:r>
            <w:ins w:id="1288" w:author="ASUS MAXIMUS IX HERO" w:date="2026-02-24T21:09:00Z">
              <w:rPr>
                <w:rFonts w:ascii="Cambria Math" w:hAnsi="Cambria Math" w:cs="Times New Roman"/>
              </w:rPr>
              <m:t>=</m:t>
            </w:ins>
          </m:r>
          <m:sSub>
            <m:sSubPr>
              <m:ctrlPr>
                <w:ins w:id="1289" w:author="ASUS MAXIMUS IX HERO" w:date="2026-02-24T21:09:00Z">
                  <w:rPr>
                    <w:rFonts w:ascii="Cambria Math" w:hAnsi="Cambria Math" w:cs="Times New Roman"/>
                  </w:rPr>
                </w:ins>
              </m:ctrlPr>
            </m:sSubPr>
            <m:e>
              <m:r>
                <w:ins w:id="1290" w:author="ASUS MAXIMUS IX HERO" w:date="2026-02-24T21:09:00Z">
                  <m:rPr>
                    <m:nor/>
                  </m:rPr>
                  <w:rPr>
                    <w:rFonts w:ascii="Times New Roman" w:hAnsi="Times New Roman" w:cs="Times New Roman"/>
                  </w:rPr>
                  <m:t>Metric</m:t>
                </w:ins>
              </m:r>
            </m:e>
            <m:sub>
              <m:r>
                <w:ins w:id="1291" w:author="ASUS MAXIMUS IX HERO" w:date="2026-02-24T21:09:00Z">
                  <w:rPr>
                    <w:rFonts w:ascii="Cambria Math" w:hAnsi="Cambria Math" w:cs="Times New Roman"/>
                  </w:rPr>
                  <m:t>fixed</m:t>
                </w:ins>
              </m:r>
            </m:sub>
          </m:sSub>
          <m:r>
            <w:ins w:id="1292" w:author="ASUS MAXIMUS IX HERO" w:date="2026-02-24T21:09:00Z">
              <w:rPr>
                <w:rFonts w:ascii="Cambria Math" w:hAnsi="Cambria Math" w:cs="Times New Roman"/>
              </w:rPr>
              <m:t>-</m:t>
            </w:ins>
          </m:r>
          <m:sSub>
            <m:sSubPr>
              <m:ctrlPr>
                <w:ins w:id="1293" w:author="ASUS MAXIMUS IX HERO" w:date="2026-02-24T21:09:00Z">
                  <w:rPr>
                    <w:rFonts w:ascii="Cambria Math" w:hAnsi="Cambria Math" w:cs="Times New Roman"/>
                  </w:rPr>
                </w:ins>
              </m:ctrlPr>
            </m:sSubPr>
            <m:e>
              <m:r>
                <w:ins w:id="1294" w:author="ASUS MAXIMUS IX HERO" w:date="2026-02-24T21:09:00Z">
                  <m:rPr>
                    <m:nor/>
                  </m:rPr>
                  <w:rPr>
                    <w:rFonts w:ascii="Times New Roman" w:hAnsi="Times New Roman" w:cs="Times New Roman"/>
                  </w:rPr>
                  <m:t>Metric</m:t>
                </w:ins>
              </m:r>
            </m:e>
            <m:sub>
              <m:r>
                <w:ins w:id="1295" w:author="ASUS MAXIMUS IX HERO" w:date="2026-02-24T21:09:00Z">
                  <w:rPr>
                    <w:rFonts w:ascii="Cambria Math" w:hAnsi="Cambria Math" w:cs="Times New Roman"/>
                  </w:rPr>
                  <m:t>float</m:t>
                </w:ins>
              </m:r>
            </m:sub>
          </m:sSub>
        </m:oMath>
      </m:oMathPara>
    </w:p>
    <w:p w:rsidR="00B41E96" w:rsidRPr="00DA15A5" w:rsidRDefault="00B41E96" w:rsidP="00B41E96">
      <w:pPr>
        <w:pStyle w:val="NormalWeb"/>
        <w:rPr>
          <w:ins w:id="1296" w:author="ASUS MAXIMUS IX HERO" w:date="2026-02-24T21:09:00Z"/>
        </w:rPr>
      </w:pPr>
      <w:ins w:id="1297" w:author="ASUS MAXIMUS IX HERO" w:date="2026-02-24T21:09:00Z">
        <w:r w:rsidRPr="00DA15A5">
          <w:t>Quantization effects typically appear as:</w:t>
        </w:r>
      </w:ins>
    </w:p>
    <w:p w:rsidR="00B41E96" w:rsidRPr="00DA15A5" w:rsidRDefault="00B41E96" w:rsidP="00B41E96">
      <w:pPr>
        <w:pStyle w:val="NormalWeb"/>
        <w:numPr>
          <w:ilvl w:val="0"/>
          <w:numId w:val="17"/>
        </w:numPr>
        <w:rPr>
          <w:ins w:id="1298" w:author="ASUS MAXIMUS IX HERO" w:date="2026-02-24T21:09:00Z"/>
        </w:rPr>
      </w:pPr>
      <w:ins w:id="1299" w:author="ASUS MAXIMUS IX HERO" w:date="2026-02-24T21:09:00Z">
        <w:r w:rsidRPr="00DA15A5">
          <w:t>small shifts in probability outputs,</w:t>
        </w:r>
      </w:ins>
    </w:p>
    <w:p w:rsidR="00B41E96" w:rsidRPr="00DA15A5" w:rsidRDefault="00B41E96" w:rsidP="00B41E96">
      <w:pPr>
        <w:pStyle w:val="NormalWeb"/>
        <w:numPr>
          <w:ilvl w:val="0"/>
          <w:numId w:val="17"/>
        </w:numPr>
        <w:rPr>
          <w:ins w:id="1300" w:author="ASUS MAXIMUS IX HERO" w:date="2026-02-24T21:09:00Z"/>
        </w:rPr>
      </w:pPr>
      <w:ins w:id="1301" w:author="ASUS MAXIMUS IX HERO" w:date="2026-02-24T21:09:00Z">
        <w:r w:rsidRPr="00DA15A5">
          <w:t>borderline pixels crossing the decision threshold,</w:t>
        </w:r>
      </w:ins>
    </w:p>
    <w:p w:rsidR="00B41E96" w:rsidRPr="00DA15A5" w:rsidRDefault="00B41E96" w:rsidP="00B41E96">
      <w:pPr>
        <w:pStyle w:val="NormalWeb"/>
        <w:numPr>
          <w:ilvl w:val="0"/>
          <w:numId w:val="17"/>
        </w:numPr>
        <w:rPr>
          <w:ins w:id="1302" w:author="ASUS MAXIMUS IX HERO" w:date="2026-02-24T21:09:00Z"/>
        </w:rPr>
      </w:pPr>
      <w:ins w:id="1303" w:author="ASUS MAXIMUS IX HERO" w:date="2026-02-24T21:09:00Z">
        <w:r w:rsidRPr="00DA15A5">
          <w:t>increased FP or FN around ambiguous colors.</w:t>
        </w:r>
      </w:ins>
    </w:p>
    <w:p w:rsidR="00B41E96" w:rsidRPr="00DA15A5" w:rsidRDefault="00B41E96" w:rsidP="00B41E96">
      <w:pPr>
        <w:pStyle w:val="NormalWeb"/>
        <w:rPr>
          <w:ins w:id="1304" w:author="ASUS MAXIMUS IX HERO" w:date="2026-02-24T21:09:00Z"/>
        </w:rPr>
      </w:pPr>
      <w:ins w:id="1305" w:author="ASUS MAXIMUS IX HERO" w:date="2026-02-24T21:09:00Z">
        <w:r w:rsidRPr="00DA15A5">
          <w:t>Precision-performance trade-off studies emphasize that these effects are expected and should be measured at the application level (accuracy/F1/AUC), not only at the numeric level (MSE), because the final decision is thresholded [15].</w:t>
        </w:r>
      </w:ins>
    </w:p>
    <w:p w:rsidR="00B41E96" w:rsidRPr="00DA15A5" w:rsidRDefault="00B41E96" w:rsidP="00B41E96">
      <w:pPr>
        <w:pStyle w:val="NormalWeb"/>
        <w:rPr>
          <w:ins w:id="1306" w:author="ASUS MAXIMUS IX HERO" w:date="2026-02-24T21:09:00Z"/>
        </w:rPr>
      </w:pPr>
      <w:ins w:id="1307" w:author="ASUS MAXIMUS IX HERO" w:date="2026-02-24T21:09:00Z">
        <w:r w:rsidRPr="00DA15A5">
          <w:rPr>
            <w:rStyle w:val="Strong"/>
          </w:rPr>
          <w:t>Reporting recommendation:</w:t>
        </w:r>
        <w:r w:rsidRPr="00DA15A5">
          <w:t xml:space="preserve"> extend Table X (above) to include fixed-point values and deltas.</w:t>
        </w:r>
      </w:ins>
    </w:p>
    <w:p w:rsidR="00B41E96" w:rsidRPr="00DA15A5" w:rsidRDefault="00B41E96" w:rsidP="00B41E96">
      <w:pPr>
        <w:pStyle w:val="Heading4"/>
        <w:rPr>
          <w:ins w:id="1308" w:author="ASUS MAXIMUS IX HERO" w:date="2026-02-24T21:09:00Z"/>
          <w:rFonts w:ascii="Times New Roman" w:hAnsi="Times New Roman" w:cs="Times New Roman"/>
          <w:rPrChange w:id="1309" w:author="ASUS MAXIMUS IX HERO" w:date="2026-03-01T19:18:00Z">
            <w:rPr>
              <w:ins w:id="1310" w:author="ASUS MAXIMUS IX HERO" w:date="2026-02-24T21:09:00Z"/>
            </w:rPr>
          </w:rPrChange>
        </w:rPr>
      </w:pPr>
      <w:ins w:id="1311" w:author="ASUS MAXIMUS IX HERO" w:date="2026-02-24T21:09:00Z">
        <w:r w:rsidRPr="00DA15A5">
          <w:rPr>
            <w:rFonts w:ascii="Times New Roman" w:hAnsi="Times New Roman" w:cs="Times New Roman"/>
            <w:rPrChange w:id="1312" w:author="ASUS MAXIMUS IX HERO" w:date="2026-03-01T19:18:00Z">
              <w:rPr/>
            </w:rPrChange>
          </w:rPr>
          <w:lastRenderedPageBreak/>
          <w:t>2.3 Bit-exact verification using golden vectors</w:t>
        </w:r>
      </w:ins>
    </w:p>
    <w:p w:rsidR="00B41E96" w:rsidRPr="00DA15A5" w:rsidRDefault="00B41E96" w:rsidP="00B41E96">
      <w:pPr>
        <w:pStyle w:val="NormalWeb"/>
        <w:rPr>
          <w:ins w:id="1313" w:author="ASUS MAXIMUS IX HERO" w:date="2026-02-24T21:09:00Z"/>
        </w:rPr>
      </w:pPr>
      <w:ins w:id="1314" w:author="ASUS MAXIMUS IX HERO" w:date="2026-02-24T21:09:00Z">
        <w:r w:rsidRPr="00DA15A5">
          <w:t xml:space="preserve">To validate the RTL implementation, the project exports </w:t>
        </w:r>
        <w:r w:rsidRPr="00DA15A5">
          <w:rPr>
            <w:rStyle w:val="Strong"/>
          </w:rPr>
          <w:t>golden test vectors</w:t>
        </w:r>
        <w:r w:rsidRPr="00DA15A5">
          <w:t xml:space="preserve"> from Python and replays them in simulation (ModelSim/Questa). The verification compares:</w:t>
        </w:r>
      </w:ins>
    </w:p>
    <w:p w:rsidR="00B41E96" w:rsidRPr="00DA15A5" w:rsidRDefault="00B41E96" w:rsidP="00B41E96">
      <w:pPr>
        <w:pStyle w:val="NormalWeb"/>
        <w:numPr>
          <w:ilvl w:val="0"/>
          <w:numId w:val="18"/>
        </w:numPr>
        <w:rPr>
          <w:ins w:id="1315" w:author="ASUS MAXIMUS IX HERO" w:date="2026-02-24T21:09:00Z"/>
        </w:rPr>
      </w:pPr>
      <w:ins w:id="1316" w:author="ASUS MAXIMUS IX HERO" w:date="2026-02-24T21:09:00Z">
        <w:r w:rsidRPr="00DA15A5">
          <w:t xml:space="preserve">input pixels from </w:t>
        </w:r>
        <w:r w:rsidRPr="00DA15A5">
          <w:rPr>
            <w:rStyle w:val="HTMLCode"/>
            <w:rFonts w:ascii="Times New Roman" w:eastAsiaTheme="majorEastAsia" w:hAnsi="Times New Roman" w:cs="Times New Roman"/>
            <w:rPrChange w:id="1317" w:author="ASUS MAXIMUS IX HERO" w:date="2026-03-01T19:18:00Z">
              <w:rPr>
                <w:rStyle w:val="HTMLCode"/>
                <w:rFonts w:eastAsiaTheme="majorEastAsia"/>
              </w:rPr>
            </w:rPrChange>
          </w:rPr>
          <w:t>pixels_in.txt</w:t>
        </w:r>
      </w:ins>
    </w:p>
    <w:p w:rsidR="00B41E96" w:rsidRPr="00DA15A5" w:rsidRDefault="00B41E96" w:rsidP="00B41E96">
      <w:pPr>
        <w:pStyle w:val="NormalWeb"/>
        <w:numPr>
          <w:ilvl w:val="0"/>
          <w:numId w:val="18"/>
        </w:numPr>
        <w:rPr>
          <w:ins w:id="1318" w:author="ASUS MAXIMUS IX HERO" w:date="2026-02-24T21:09:00Z"/>
        </w:rPr>
      </w:pPr>
      <w:ins w:id="1319" w:author="ASUS MAXIMUS IX HERO" w:date="2026-02-24T21:09:00Z">
        <w:r w:rsidRPr="00DA15A5">
          <w:t xml:space="preserve">expected outputs from </w:t>
        </w:r>
        <w:r w:rsidRPr="00DA15A5">
          <w:rPr>
            <w:rStyle w:val="HTMLCode"/>
            <w:rFonts w:ascii="Times New Roman" w:eastAsiaTheme="majorEastAsia" w:hAnsi="Times New Roman" w:cs="Times New Roman"/>
            <w:rPrChange w:id="1320" w:author="ASUS MAXIMUS IX HERO" w:date="2026-03-01T19:18:00Z">
              <w:rPr>
                <w:rStyle w:val="HTMLCode"/>
                <w:rFonts w:eastAsiaTheme="majorEastAsia"/>
              </w:rPr>
            </w:rPrChange>
          </w:rPr>
          <w:t>golden_prob_fire.txt</w:t>
        </w:r>
        <w:r w:rsidRPr="00DA15A5">
          <w:br/>
          <w:t>against RTL outputs from the testbench.</w:t>
        </w:r>
      </w:ins>
    </w:p>
    <w:p w:rsidR="00B41E96" w:rsidRPr="00DA15A5" w:rsidRDefault="00B41E96" w:rsidP="00B41E96">
      <w:pPr>
        <w:pStyle w:val="NormalWeb"/>
        <w:rPr>
          <w:ins w:id="1321" w:author="ASUS MAXIMUS IX HERO" w:date="2026-02-24T21:09:00Z"/>
        </w:rPr>
      </w:pPr>
      <w:ins w:id="1322" w:author="ASUS MAXIMUS IX HERO" w:date="2026-02-24T21:09:00Z">
        <w:r w:rsidRPr="00DA15A5">
          <w:t xml:space="preserve">This methodology is aligned with standard FPGA verification practice, which emphasizes simulation-based functional verification </w:t>
        </w:r>
      </w:ins>
      <w:ins w:id="1323" w:author="ASUS MAXIMUS IX HERO" w:date="2026-02-26T14:10:00Z">
        <w:r w:rsidR="00E70145" w:rsidRPr="00DA15A5">
          <w:t>before</w:t>
        </w:r>
      </w:ins>
      <w:ins w:id="1324" w:author="ASUS MAXIMUS IX HERO" w:date="2026-02-24T21:09:00Z">
        <w:r w:rsidRPr="00DA15A5">
          <w:t xml:space="preserve"> synthesis and implementation, especially for datapaths sensitive to bit widths and scaling [12]. It also aligns with historical ANN-on-FPGA designs where LUT-based activation and fixed-point arithmetic require careful validation of numeric flow (accumulate → scale → activation table) [10].</w:t>
        </w:r>
      </w:ins>
    </w:p>
    <w:p w:rsidR="00686695" w:rsidRPr="00DA15A5" w:rsidRDefault="00686695" w:rsidP="00B41E96">
      <w:pPr>
        <w:pStyle w:val="Heading4"/>
        <w:rPr>
          <w:ins w:id="1325" w:author="ASUS MAXIMUS IX HERO" w:date="2026-02-26T13:49:00Z"/>
          <w:rFonts w:ascii="Times New Roman" w:hAnsi="Times New Roman" w:cs="Times New Roman"/>
        </w:rPr>
      </w:pPr>
    </w:p>
    <w:p w:rsidR="00686695" w:rsidRPr="00DA15A5" w:rsidRDefault="00686695" w:rsidP="00B41E96">
      <w:pPr>
        <w:pStyle w:val="Heading4"/>
        <w:rPr>
          <w:ins w:id="1326" w:author="ASUS MAXIMUS IX HERO" w:date="2026-02-26T13:49:00Z"/>
          <w:rFonts w:ascii="Times New Roman" w:hAnsi="Times New Roman" w:cs="Times New Roman"/>
        </w:rPr>
      </w:pPr>
    </w:p>
    <w:p w:rsidR="00686695" w:rsidRPr="00DA15A5" w:rsidRDefault="00686695" w:rsidP="00B41E96">
      <w:pPr>
        <w:pStyle w:val="Heading4"/>
        <w:rPr>
          <w:ins w:id="1327" w:author="ASUS MAXIMUS IX HERO" w:date="2026-02-26T13:49:00Z"/>
          <w:rFonts w:ascii="Times New Roman" w:hAnsi="Times New Roman" w:cs="Times New Roman"/>
        </w:rPr>
      </w:pPr>
    </w:p>
    <w:p w:rsidR="00B41E96" w:rsidRPr="00DA15A5" w:rsidRDefault="00B41E96" w:rsidP="00B41E96">
      <w:pPr>
        <w:pStyle w:val="Heading4"/>
        <w:rPr>
          <w:ins w:id="1328" w:author="ASUS MAXIMUS IX HERO" w:date="2026-02-24T21:10:00Z"/>
          <w:rFonts w:ascii="Times New Roman" w:hAnsi="Times New Roman" w:cs="Times New Roman"/>
          <w:rPrChange w:id="1329" w:author="ASUS MAXIMUS IX HERO" w:date="2026-03-01T19:18:00Z">
            <w:rPr>
              <w:ins w:id="1330" w:author="ASUS MAXIMUS IX HERO" w:date="2026-02-24T21:10:00Z"/>
            </w:rPr>
          </w:rPrChange>
        </w:rPr>
      </w:pPr>
      <w:ins w:id="1331" w:author="ASUS MAXIMUS IX HERO" w:date="2026-02-24T21:10:00Z">
        <w:r w:rsidRPr="00DA15A5">
          <w:rPr>
            <w:rFonts w:ascii="Times New Roman" w:hAnsi="Times New Roman" w:cs="Times New Roman"/>
            <w:rPrChange w:id="1332" w:author="ASUS MAXIMUS IX HERO" w:date="2026-03-01T19:18:00Z">
              <w:rPr/>
            </w:rPrChange>
          </w:rPr>
          <w:t>2.4 Error characterization (numerical)</w:t>
        </w:r>
      </w:ins>
    </w:p>
    <w:p w:rsidR="00B41E96" w:rsidRPr="00DA15A5" w:rsidRDefault="00B41E96" w:rsidP="00B41E96">
      <w:pPr>
        <w:pStyle w:val="NormalWeb"/>
        <w:rPr>
          <w:ins w:id="1333" w:author="ASUS MAXIMUS IX HERO" w:date="2026-02-24T21:10:00Z"/>
        </w:rPr>
      </w:pPr>
      <w:ins w:id="1334" w:author="ASUS MAXIMUS IX HERO" w:date="2026-02-24T21:10:00Z">
        <w:r w:rsidRPr="00DA15A5">
          <w:t xml:space="preserve">In addition to pass/fail comparisons, it is useful to characterize </w:t>
        </w:r>
      </w:ins>
      <w:ins w:id="1335" w:author="ASUS MAXIMUS IX HERO" w:date="2026-02-26T14:10:00Z">
        <w:r w:rsidR="00E70145" w:rsidRPr="00DA15A5">
          <w:t xml:space="preserve">the </w:t>
        </w:r>
      </w:ins>
      <w:ins w:id="1336" w:author="ASUS MAXIMUS IX HERO" w:date="2026-02-24T21:10:00Z">
        <w:r w:rsidRPr="00DA15A5">
          <w:t>numeric error between float and fixed:</w:t>
        </w:r>
      </w:ins>
    </w:p>
    <w:p w:rsidR="00B41E96" w:rsidRPr="00DA15A5" w:rsidRDefault="00B41E96" w:rsidP="00B41E96">
      <w:pPr>
        <w:pStyle w:val="NormalWeb"/>
        <w:numPr>
          <w:ilvl w:val="0"/>
          <w:numId w:val="19"/>
        </w:numPr>
        <w:rPr>
          <w:ins w:id="1337" w:author="ASUS MAXIMUS IX HERO" w:date="2026-02-24T21:10:00Z"/>
        </w:rPr>
      </w:pPr>
      <w:ins w:id="1338" w:author="ASUS MAXIMUS IX HERO" w:date="2026-02-24T21:10:00Z">
        <w:r w:rsidRPr="00DA15A5">
          <w:rPr>
            <w:rStyle w:val="Strong"/>
          </w:rPr>
          <w:t>Mean absolute error (MAE)</w:t>
        </w:r>
        <w:r w:rsidRPr="00DA15A5">
          <w:t xml:space="preserve"> of probability outputs:</w:t>
        </w:r>
      </w:ins>
    </w:p>
    <w:p w:rsidR="00D17753" w:rsidRPr="00DA15A5" w:rsidRDefault="00B41E96" w:rsidP="00D17753">
      <w:pPr>
        <w:pStyle w:val="BodyText"/>
        <w:rPr>
          <w:ins w:id="1339" w:author="ASUS MAXIMUS IX HERO" w:date="2026-02-24T21:10:00Z"/>
          <w:rFonts w:ascii="Times New Roman" w:eastAsia="Times New Roman" w:hAnsi="Times New Roman" w:cs="Times New Roman"/>
          <w:rPrChange w:id="1340" w:author="ASUS MAXIMUS IX HERO" w:date="2026-03-01T19:18:00Z">
            <w:rPr>
              <w:ins w:id="1341" w:author="ASUS MAXIMUS IX HERO" w:date="2026-02-24T21:10:00Z"/>
              <w:rFonts w:ascii="Cambria Math" w:hAnsi="Cambria Math" w:cs="Times New Roman"/>
            </w:rPr>
          </w:rPrChange>
        </w:rPr>
      </w:pPr>
      <m:oMathPara>
        <m:oMath>
          <m:r>
            <w:ins w:id="1342" w:author="ASUS MAXIMUS IX HERO" w:date="2026-02-24T21:10:00Z">
              <w:rPr>
                <w:rFonts w:ascii="Cambria Math" w:hAnsi="Cambria Math" w:cs="Times New Roman"/>
              </w:rPr>
              <m:t>MAE=</m:t>
            </w:ins>
          </m:r>
          <m:f>
            <m:fPr>
              <m:ctrlPr>
                <w:ins w:id="1343" w:author="ASUS MAXIMUS IX HERO" w:date="2026-02-24T21:10:00Z">
                  <w:rPr>
                    <w:rFonts w:ascii="Cambria Math" w:hAnsi="Cambria Math" w:cs="Times New Roman"/>
                  </w:rPr>
                </w:ins>
              </m:ctrlPr>
            </m:fPr>
            <m:num>
              <m:r>
                <w:ins w:id="1344" w:author="ASUS MAXIMUS IX HERO" w:date="2026-02-24T21:10:00Z">
                  <w:rPr>
                    <w:rFonts w:ascii="Cambria Math" w:hAnsi="Cambria Math" w:cs="Times New Roman"/>
                  </w:rPr>
                  <m:t>1</m:t>
                </w:ins>
              </m:r>
            </m:num>
            <m:den>
              <m:r>
                <w:ins w:id="1345" w:author="ASUS MAXIMUS IX HERO" w:date="2026-02-24T21:10:00Z">
                  <w:rPr>
                    <w:rFonts w:ascii="Cambria Math" w:hAnsi="Cambria Math" w:cs="Times New Roman"/>
                  </w:rPr>
                  <m:t>N</m:t>
                </w:ins>
              </m:r>
            </m:den>
          </m:f>
          <m:nary>
            <m:naryPr>
              <m:chr m:val="∑"/>
              <m:limLoc m:val="undOvr"/>
              <m:grow m:val="1"/>
              <m:ctrlPr>
                <w:ins w:id="1346" w:author="ASUS MAXIMUS IX HERO" w:date="2026-02-24T21:10:00Z">
                  <w:rPr>
                    <w:rFonts w:ascii="Cambria Math" w:hAnsi="Cambria Math" w:cs="Times New Roman"/>
                  </w:rPr>
                </w:ins>
              </m:ctrlPr>
            </m:naryPr>
            <m:sub>
              <m:r>
                <w:ins w:id="1347" w:author="ASUS MAXIMUS IX HERO" w:date="2026-02-24T21:10:00Z">
                  <w:rPr>
                    <w:rFonts w:ascii="Cambria Math" w:hAnsi="Cambria Math" w:cs="Times New Roman"/>
                  </w:rPr>
                  <m:t>k=1</m:t>
                </w:ins>
              </m:r>
            </m:sub>
            <m:sup>
              <m:r>
                <w:ins w:id="1348" w:author="ASUS MAXIMUS IX HERO" w:date="2026-02-24T21:10:00Z">
                  <w:rPr>
                    <w:rFonts w:ascii="Cambria Math" w:hAnsi="Cambria Math" w:cs="Times New Roman"/>
                  </w:rPr>
                  <m:t>N</m:t>
                </w:ins>
              </m:r>
            </m:sup>
            <m:e/>
          </m:nary>
          <m:r>
            <w:ins w:id="1349" w:author="ASUS MAXIMUS IX HERO" w:date="2026-02-24T21:10:00Z">
              <m:rPr>
                <m:sty m:val="p"/>
              </m:rPr>
              <w:rPr>
                <w:rFonts w:ascii="Cambria Math" w:hAnsi="Cambria Math" w:cs="Times New Roman"/>
              </w:rPr>
              <m:t>∣</m:t>
            </w:ins>
          </m:r>
          <m:sSub>
            <m:sSubPr>
              <m:ctrlPr>
                <w:ins w:id="1350" w:author="ASUS MAXIMUS IX HERO" w:date="2026-02-24T21:10:00Z">
                  <w:rPr>
                    <w:rFonts w:ascii="Cambria Math" w:hAnsi="Cambria Math" w:cs="Times New Roman"/>
                  </w:rPr>
                </w:ins>
              </m:ctrlPr>
            </m:sSubPr>
            <m:e>
              <m:acc>
                <m:accPr>
                  <m:ctrlPr>
                    <w:ins w:id="1351" w:author="ASUS MAXIMUS IX HERO" w:date="2026-02-24T21:10:00Z">
                      <w:rPr>
                        <w:rFonts w:ascii="Cambria Math" w:hAnsi="Cambria Math" w:cs="Times New Roman"/>
                      </w:rPr>
                    </w:ins>
                  </m:ctrlPr>
                </m:accPr>
                <m:e>
                  <m:r>
                    <w:ins w:id="1352" w:author="ASUS MAXIMUS IX HERO" w:date="2026-02-24T21:10:00Z">
                      <w:rPr>
                        <w:rFonts w:ascii="Cambria Math" w:hAnsi="Cambria Math" w:cs="Times New Roman"/>
                      </w:rPr>
                      <m:t>p</m:t>
                    </w:ins>
                  </m:r>
                </m:e>
              </m:acc>
            </m:e>
            <m:sub>
              <m:r>
                <w:ins w:id="1353" w:author="ASUS MAXIMUS IX HERO" w:date="2026-02-24T21:10:00Z">
                  <w:rPr>
                    <w:rFonts w:ascii="Cambria Math" w:hAnsi="Cambria Math" w:cs="Times New Roman"/>
                  </w:rPr>
                  <m:t>fixed</m:t>
                </w:ins>
              </m:r>
            </m:sub>
          </m:sSub>
          <m:d>
            <m:dPr>
              <m:ctrlPr>
                <w:ins w:id="1354" w:author="ASUS MAXIMUS IX HERO" w:date="2026-02-24T21:10:00Z">
                  <w:rPr>
                    <w:rFonts w:ascii="Cambria Math" w:hAnsi="Cambria Math" w:cs="Times New Roman"/>
                    <w:i/>
                  </w:rPr>
                </w:ins>
              </m:ctrlPr>
            </m:dPr>
            <m:e>
              <m:r>
                <w:ins w:id="1355" w:author="ASUS MAXIMUS IX HERO" w:date="2026-02-24T21:10:00Z">
                  <w:rPr>
                    <w:rFonts w:ascii="Cambria Math" w:hAnsi="Cambria Math" w:cs="Times New Roman"/>
                  </w:rPr>
                  <m:t>k</m:t>
                </w:ins>
              </m:r>
            </m:e>
          </m:d>
          <m:r>
            <w:ins w:id="1356" w:author="ASUS MAXIMUS IX HERO" w:date="2026-02-24T21:10:00Z">
              <w:rPr>
                <w:rFonts w:ascii="Cambria Math" w:hAnsi="Cambria Math" w:cs="Times New Roman"/>
              </w:rPr>
              <m:t>-</m:t>
            </w:ins>
          </m:r>
          <m:sSub>
            <m:sSubPr>
              <m:ctrlPr>
                <w:ins w:id="1357" w:author="ASUS MAXIMUS IX HERO" w:date="2026-02-24T21:10:00Z">
                  <w:rPr>
                    <w:rFonts w:ascii="Cambria Math" w:hAnsi="Cambria Math" w:cs="Times New Roman"/>
                  </w:rPr>
                </w:ins>
              </m:ctrlPr>
            </m:sSubPr>
            <m:e>
              <m:acc>
                <m:accPr>
                  <m:ctrlPr>
                    <w:ins w:id="1358" w:author="ASUS MAXIMUS IX HERO" w:date="2026-02-24T21:10:00Z">
                      <w:rPr>
                        <w:rFonts w:ascii="Cambria Math" w:hAnsi="Cambria Math" w:cs="Times New Roman"/>
                      </w:rPr>
                    </w:ins>
                  </m:ctrlPr>
                </m:accPr>
                <m:e>
                  <m:r>
                    <w:ins w:id="1359" w:author="ASUS MAXIMUS IX HERO" w:date="2026-02-24T21:10:00Z">
                      <w:rPr>
                        <w:rFonts w:ascii="Cambria Math" w:hAnsi="Cambria Math" w:cs="Times New Roman"/>
                      </w:rPr>
                      <m:t>p</m:t>
                    </w:ins>
                  </m:r>
                </m:e>
              </m:acc>
            </m:e>
            <m:sub>
              <m:r>
                <w:ins w:id="1360" w:author="ASUS MAXIMUS IX HERO" w:date="2026-02-24T21:10:00Z">
                  <w:rPr>
                    <w:rFonts w:ascii="Cambria Math" w:hAnsi="Cambria Math" w:cs="Times New Roman"/>
                  </w:rPr>
                  <m:t>float</m:t>
                </w:ins>
              </m:r>
            </m:sub>
          </m:sSub>
          <m:d>
            <m:dPr>
              <m:ctrlPr>
                <w:ins w:id="1361" w:author="ASUS MAXIMUS IX HERO" w:date="2026-02-24T21:10:00Z">
                  <w:rPr>
                    <w:rFonts w:ascii="Cambria Math" w:hAnsi="Cambria Math" w:cs="Times New Roman"/>
                    <w:i/>
                  </w:rPr>
                </w:ins>
              </m:ctrlPr>
            </m:dPr>
            <m:e>
              <m:r>
                <w:ins w:id="1362" w:author="ASUS MAXIMUS IX HERO" w:date="2026-02-24T21:10:00Z">
                  <w:rPr>
                    <w:rFonts w:ascii="Cambria Math" w:hAnsi="Cambria Math" w:cs="Times New Roman"/>
                  </w:rPr>
                  <m:t>k</m:t>
                </w:ins>
              </m:r>
            </m:e>
          </m:d>
          <m:r>
            <w:ins w:id="1363" w:author="ASUS MAXIMUS IX HERO" w:date="2026-02-24T21:10:00Z">
              <m:rPr>
                <m:sty m:val="p"/>
              </m:rPr>
              <w:rPr>
                <w:rFonts w:ascii="Cambria Math" w:hAnsi="Cambria Math" w:cs="Times New Roman"/>
              </w:rPr>
              <m:t>∣</m:t>
            </w:ins>
          </m:r>
        </m:oMath>
      </m:oMathPara>
    </w:p>
    <w:p w:rsidR="00B41E96" w:rsidRPr="00DA15A5" w:rsidRDefault="00B41E96" w:rsidP="00B41E96">
      <w:pPr>
        <w:numPr>
          <w:ilvl w:val="0"/>
          <w:numId w:val="20"/>
        </w:numPr>
        <w:spacing w:before="100" w:beforeAutospacing="1" w:after="100" w:afterAutospacing="1"/>
        <w:rPr>
          <w:ins w:id="1364" w:author="ASUS MAXIMUS IX HERO" w:date="2026-02-24T21:10:00Z"/>
          <w:rFonts w:ascii="Times New Roman" w:eastAsia="Times New Roman" w:hAnsi="Times New Roman" w:cs="Times New Roman"/>
          <w:lang w:eastAsia="en-US"/>
        </w:rPr>
      </w:pPr>
      <w:ins w:id="1365" w:author="ASUS MAXIMUS IX HERO" w:date="2026-02-24T21:10:00Z">
        <w:r w:rsidRPr="00DA15A5">
          <w:rPr>
            <w:rFonts w:ascii="Times New Roman" w:eastAsia="Times New Roman" w:hAnsi="Times New Roman" w:cs="Times New Roman"/>
            <w:b/>
            <w:bCs/>
            <w:lang w:eastAsia="en-US"/>
          </w:rPr>
          <w:t>Max absolute error</w:t>
        </w:r>
        <w:r w:rsidRPr="00DA15A5">
          <w:rPr>
            <w:rFonts w:ascii="Times New Roman" w:eastAsia="Times New Roman" w:hAnsi="Times New Roman" w:cs="Times New Roman"/>
            <w:lang w:eastAsia="en-US"/>
          </w:rPr>
          <w:t>:</w:t>
        </w:r>
      </w:ins>
    </w:p>
    <w:p w:rsidR="00B41E96" w:rsidRPr="00DA15A5" w:rsidRDefault="00644F19" w:rsidP="00D17753">
      <w:pPr>
        <w:pStyle w:val="BodyText"/>
        <w:rPr>
          <w:ins w:id="1366" w:author="ASUS MAXIMUS IX HERO" w:date="2026-02-24T21:10:00Z"/>
          <w:rFonts w:ascii="Times New Roman" w:eastAsia="Times New Roman" w:hAnsi="Times New Roman" w:cs="Times New Roman"/>
          <w:rPrChange w:id="1367" w:author="ASUS MAXIMUS IX HERO" w:date="2026-03-01T19:18:00Z">
            <w:rPr>
              <w:ins w:id="1368" w:author="ASUS MAXIMUS IX HERO" w:date="2026-02-24T21:10:00Z"/>
              <w:rFonts w:ascii="Cambria Math" w:eastAsia="Times New Roman" w:hAnsi="Cambria Math" w:cs="Times New Roman"/>
            </w:rPr>
          </w:rPrChange>
        </w:rPr>
      </w:pPr>
      <m:oMathPara>
        <m:oMath>
          <m:sSub>
            <m:sSubPr>
              <m:ctrlPr>
                <w:ins w:id="1369" w:author="ASUS MAXIMUS IX HERO" w:date="2026-02-24T21:10:00Z">
                  <w:rPr>
                    <w:rFonts w:ascii="Cambria Math" w:eastAsia="Times New Roman" w:hAnsi="Cambria Math" w:cs="Times New Roman"/>
                  </w:rPr>
                </w:ins>
              </m:ctrlPr>
            </m:sSubPr>
            <m:e>
              <m:r>
                <w:ins w:id="1370" w:author="ASUS MAXIMUS IX HERO" w:date="2026-02-24T21:10:00Z">
                  <w:rPr>
                    <w:rFonts w:ascii="Cambria Math" w:eastAsia="Times New Roman" w:hAnsi="Cambria Math" w:cs="Times New Roman"/>
                  </w:rPr>
                  <m:t>E</m:t>
                </w:ins>
              </m:r>
            </m:e>
            <m:sub>
              <m:r>
                <w:ins w:id="1371" w:author="ASUS MAXIMUS IX HERO" w:date="2026-02-24T21:10:00Z">
                  <w:rPr>
                    <w:rFonts w:ascii="Cambria Math" w:eastAsia="Times New Roman" w:hAnsi="Cambria Math" w:cs="Times New Roman"/>
                  </w:rPr>
                  <m:t>max</m:t>
                </w:ins>
              </m:r>
            </m:sub>
          </m:sSub>
          <m:r>
            <w:ins w:id="1372" w:author="ASUS MAXIMUS IX HERO" w:date="2026-02-24T21:10:00Z">
              <w:rPr>
                <w:rFonts w:ascii="Cambria Math" w:eastAsia="Times New Roman" w:hAnsi="Cambria Math" w:cs="Times New Roman"/>
              </w:rPr>
              <m:t>=</m:t>
            </w:ins>
          </m:r>
          <m:limLow>
            <m:limLowPr>
              <m:ctrlPr>
                <w:ins w:id="1373" w:author="ASUS MAXIMUS IX HERO" w:date="2026-02-24T21:10:00Z">
                  <w:rPr>
                    <w:rFonts w:ascii="Cambria Math" w:eastAsia="Times New Roman" w:hAnsi="Cambria Math" w:cs="Times New Roman"/>
                  </w:rPr>
                </w:ins>
              </m:ctrlPr>
            </m:limLowPr>
            <m:e>
              <m:func>
                <m:funcPr>
                  <m:ctrlPr>
                    <w:ins w:id="1374" w:author="ASUS MAXIMUS IX HERO" w:date="2026-02-24T21:10:00Z">
                      <w:rPr>
                        <w:rFonts w:ascii="Cambria Math" w:eastAsia="Times New Roman" w:hAnsi="Cambria Math" w:cs="Times New Roman"/>
                        <w:i/>
                      </w:rPr>
                    </w:ins>
                  </m:ctrlPr>
                </m:funcPr>
                <m:fName>
                  <m:r>
                    <w:ins w:id="1375" w:author="ASUS MAXIMUS IX HERO" w:date="2026-02-24T21:10:00Z">
                      <m:rPr>
                        <m:sty m:val="p"/>
                      </m:rPr>
                      <w:rPr>
                        <w:rFonts w:ascii="Cambria Math" w:eastAsia="Times New Roman" w:hAnsi="Cambria Math" w:cs="Times New Roman"/>
                      </w:rPr>
                      <m:t>max</m:t>
                    </w:ins>
                  </m:r>
                  <m:ctrlPr>
                    <w:ins w:id="1376" w:author="ASUS MAXIMUS IX HERO" w:date="2026-02-24T21:10:00Z">
                      <w:rPr>
                        <w:rFonts w:ascii="Cambria Math" w:eastAsia="Times New Roman" w:hAnsi="Cambria Math" w:cs="Times New Roman"/>
                      </w:rPr>
                    </w:ins>
                  </m:ctrlPr>
                </m:fName>
                <m:e/>
              </m:func>
            </m:e>
            <m:lim>
              <m:r>
                <w:ins w:id="1377" w:author="ASUS MAXIMUS IX HERO" w:date="2026-02-24T21:10:00Z">
                  <w:rPr>
                    <w:rFonts w:ascii="Cambria Math" w:eastAsia="Times New Roman" w:hAnsi="Cambria Math" w:cs="Times New Roman"/>
                  </w:rPr>
                  <m:t>k</m:t>
                </w:ins>
              </m:r>
            </m:lim>
          </m:limLow>
          <m:r>
            <w:ins w:id="1378" w:author="ASUS MAXIMUS IX HERO" w:date="2026-02-24T21:10:00Z">
              <m:rPr>
                <m:sty m:val="p"/>
              </m:rPr>
              <w:rPr>
                <w:rFonts w:ascii="Cambria Math" w:eastAsia="Times New Roman" w:hAnsi="Cambria Math" w:cs="Times New Roman"/>
              </w:rPr>
              <m:t>∣</m:t>
            </w:ins>
          </m:r>
          <m:sSub>
            <m:sSubPr>
              <m:ctrlPr>
                <w:ins w:id="1379" w:author="ASUS MAXIMUS IX HERO" w:date="2026-02-24T21:10:00Z">
                  <w:rPr>
                    <w:rFonts w:ascii="Cambria Math" w:eastAsia="Times New Roman" w:hAnsi="Cambria Math" w:cs="Times New Roman"/>
                  </w:rPr>
                </w:ins>
              </m:ctrlPr>
            </m:sSubPr>
            <m:e>
              <m:acc>
                <m:accPr>
                  <m:ctrlPr>
                    <w:ins w:id="1380" w:author="ASUS MAXIMUS IX HERO" w:date="2026-02-24T21:10:00Z">
                      <w:rPr>
                        <w:rFonts w:ascii="Cambria Math" w:eastAsia="Times New Roman" w:hAnsi="Cambria Math" w:cs="Times New Roman"/>
                      </w:rPr>
                    </w:ins>
                  </m:ctrlPr>
                </m:accPr>
                <m:e>
                  <m:r>
                    <w:ins w:id="1381" w:author="ASUS MAXIMUS IX HERO" w:date="2026-02-24T21:10:00Z">
                      <w:rPr>
                        <w:rFonts w:ascii="Cambria Math" w:eastAsia="Times New Roman" w:hAnsi="Cambria Math" w:cs="Times New Roman"/>
                      </w:rPr>
                      <m:t>p</m:t>
                    </w:ins>
                  </m:r>
                </m:e>
              </m:acc>
            </m:e>
            <m:sub>
              <m:r>
                <w:ins w:id="1382" w:author="ASUS MAXIMUS IX HERO" w:date="2026-02-24T21:10:00Z">
                  <w:rPr>
                    <w:rFonts w:ascii="Cambria Math" w:eastAsia="Times New Roman" w:hAnsi="Cambria Math" w:cs="Times New Roman"/>
                  </w:rPr>
                  <m:t>fixed</m:t>
                </w:ins>
              </m:r>
            </m:sub>
          </m:sSub>
          <m:d>
            <m:dPr>
              <m:ctrlPr>
                <w:ins w:id="1383" w:author="ASUS MAXIMUS IX HERO" w:date="2026-02-24T21:10:00Z">
                  <w:rPr>
                    <w:rFonts w:ascii="Cambria Math" w:eastAsia="Times New Roman" w:hAnsi="Cambria Math" w:cs="Times New Roman"/>
                    <w:i/>
                  </w:rPr>
                </w:ins>
              </m:ctrlPr>
            </m:dPr>
            <m:e>
              <m:r>
                <w:ins w:id="1384" w:author="ASUS MAXIMUS IX HERO" w:date="2026-02-24T21:10:00Z">
                  <w:rPr>
                    <w:rFonts w:ascii="Cambria Math" w:eastAsia="Times New Roman" w:hAnsi="Cambria Math" w:cs="Times New Roman"/>
                  </w:rPr>
                  <m:t>k</m:t>
                </w:ins>
              </m:r>
            </m:e>
          </m:d>
          <m:r>
            <w:ins w:id="1385" w:author="ASUS MAXIMUS IX HERO" w:date="2026-02-24T21:10:00Z">
              <w:rPr>
                <w:rFonts w:ascii="Cambria Math" w:eastAsia="Times New Roman" w:hAnsi="Cambria Math" w:cs="Times New Roman"/>
              </w:rPr>
              <m:t>-</m:t>
            </w:ins>
          </m:r>
          <m:sSub>
            <m:sSubPr>
              <m:ctrlPr>
                <w:ins w:id="1386" w:author="ASUS MAXIMUS IX HERO" w:date="2026-02-24T21:10:00Z">
                  <w:rPr>
                    <w:rFonts w:ascii="Cambria Math" w:eastAsia="Times New Roman" w:hAnsi="Cambria Math" w:cs="Times New Roman"/>
                  </w:rPr>
                </w:ins>
              </m:ctrlPr>
            </m:sSubPr>
            <m:e>
              <m:acc>
                <m:accPr>
                  <m:ctrlPr>
                    <w:ins w:id="1387" w:author="ASUS MAXIMUS IX HERO" w:date="2026-02-24T21:10:00Z">
                      <w:rPr>
                        <w:rFonts w:ascii="Cambria Math" w:eastAsia="Times New Roman" w:hAnsi="Cambria Math" w:cs="Times New Roman"/>
                      </w:rPr>
                    </w:ins>
                  </m:ctrlPr>
                </m:accPr>
                <m:e>
                  <m:r>
                    <w:ins w:id="1388" w:author="ASUS MAXIMUS IX HERO" w:date="2026-02-24T21:10:00Z">
                      <w:rPr>
                        <w:rFonts w:ascii="Cambria Math" w:eastAsia="Times New Roman" w:hAnsi="Cambria Math" w:cs="Times New Roman"/>
                      </w:rPr>
                      <m:t>p</m:t>
                    </w:ins>
                  </m:r>
                </m:e>
              </m:acc>
            </m:e>
            <m:sub>
              <m:r>
                <w:ins w:id="1389" w:author="ASUS MAXIMUS IX HERO" w:date="2026-02-24T21:10:00Z">
                  <w:rPr>
                    <w:rFonts w:ascii="Cambria Math" w:eastAsia="Times New Roman" w:hAnsi="Cambria Math" w:cs="Times New Roman"/>
                  </w:rPr>
                  <m:t>float</m:t>
                </w:ins>
              </m:r>
            </m:sub>
          </m:sSub>
          <m:d>
            <m:dPr>
              <m:ctrlPr>
                <w:ins w:id="1390" w:author="ASUS MAXIMUS IX HERO" w:date="2026-02-24T21:10:00Z">
                  <w:rPr>
                    <w:rFonts w:ascii="Cambria Math" w:eastAsia="Times New Roman" w:hAnsi="Cambria Math" w:cs="Times New Roman"/>
                    <w:i/>
                  </w:rPr>
                </w:ins>
              </m:ctrlPr>
            </m:dPr>
            <m:e>
              <m:r>
                <w:ins w:id="1391" w:author="ASUS MAXIMUS IX HERO" w:date="2026-02-24T21:10:00Z">
                  <w:rPr>
                    <w:rFonts w:ascii="Cambria Math" w:eastAsia="Times New Roman" w:hAnsi="Cambria Math" w:cs="Times New Roman"/>
                  </w:rPr>
                  <m:t>k</m:t>
                </w:ins>
              </m:r>
            </m:e>
          </m:d>
          <m:r>
            <w:ins w:id="1392" w:author="ASUS MAXIMUS IX HERO" w:date="2026-02-24T21:10:00Z">
              <m:rPr>
                <m:sty m:val="p"/>
              </m:rPr>
              <w:rPr>
                <w:rFonts w:ascii="Cambria Math" w:eastAsia="Times New Roman" w:hAnsi="Cambria Math" w:cs="Times New Roman"/>
              </w:rPr>
              <m:t>∣</m:t>
            </w:ins>
          </m:r>
        </m:oMath>
      </m:oMathPara>
    </w:p>
    <w:p w:rsidR="00E042BF" w:rsidRPr="00DA15A5" w:rsidRDefault="00E042BF" w:rsidP="00D17753">
      <w:pPr>
        <w:pStyle w:val="BodyText"/>
        <w:rPr>
          <w:ins w:id="1393" w:author="ASUS MAXIMUS IX HERO" w:date="2026-02-26T13:49:00Z"/>
          <w:rFonts w:ascii="Times New Roman" w:hAnsi="Times New Roman" w:cs="Times New Roman"/>
        </w:rPr>
      </w:pPr>
      <w:ins w:id="1394" w:author="ASUS MAXIMUS IX HERO" w:date="2026-02-24T21:10:00Z">
        <w:r w:rsidRPr="00DA15A5">
          <w:rPr>
            <w:rFonts w:ascii="Times New Roman" w:hAnsi="Times New Roman" w:cs="Times New Roman"/>
            <w:rPrChange w:id="1395" w:author="ASUS MAXIMUS IX HERO" w:date="2026-03-01T19:18:00Z">
              <w:rPr/>
            </w:rPrChange>
          </w:rPr>
          <w:t>These are not substitutes for classification metrics, but they help interpret where and why accuracy deltas occur. Precision trade-off literature supports reporting both numeric and task-level impacts when discussing reduced-precision implementations [11], [15].</w:t>
        </w:r>
      </w:ins>
    </w:p>
    <w:p w:rsidR="00686695" w:rsidRPr="00DA15A5" w:rsidRDefault="00686695" w:rsidP="00D17753">
      <w:pPr>
        <w:pStyle w:val="BodyText"/>
        <w:rPr>
          <w:ins w:id="1396" w:author="ASUS MAXIMUS IX HERO" w:date="2026-02-24T21:11:00Z"/>
          <w:rFonts w:ascii="Times New Roman" w:hAnsi="Times New Roman" w:cs="Times New Roman"/>
          <w:rPrChange w:id="1397" w:author="ASUS MAXIMUS IX HERO" w:date="2026-03-01T19:18:00Z">
            <w:rPr>
              <w:ins w:id="1398" w:author="ASUS MAXIMUS IX HERO" w:date="2026-02-24T21:11:00Z"/>
              <w:rFonts w:ascii="Times New Roman" w:eastAsia="Times New Roman" w:hAnsi="Times New Roman" w:cs="Times New Roman"/>
            </w:rPr>
          </w:rPrChange>
        </w:rPr>
      </w:pPr>
    </w:p>
    <w:p w:rsidR="00E042BF" w:rsidRPr="00DA15A5" w:rsidRDefault="00E042BF" w:rsidP="00E042BF">
      <w:pPr>
        <w:pStyle w:val="Heading3"/>
        <w:rPr>
          <w:ins w:id="1399" w:author="ASUS MAXIMUS IX HERO" w:date="2026-02-24T21:11:00Z"/>
          <w:rFonts w:ascii="Times New Roman" w:hAnsi="Times New Roman" w:cs="Times New Roman"/>
          <w:rPrChange w:id="1400" w:author="ASUS MAXIMUS IX HERO" w:date="2026-03-01T19:18:00Z">
            <w:rPr>
              <w:ins w:id="1401" w:author="ASUS MAXIMUS IX HERO" w:date="2026-02-24T21:11:00Z"/>
            </w:rPr>
          </w:rPrChange>
        </w:rPr>
      </w:pPr>
      <w:bookmarkStart w:id="1402" w:name="_Toc223292365"/>
      <w:ins w:id="1403" w:author="ASUS MAXIMUS IX HERO" w:date="2026-02-24T21:11:00Z">
        <w:r w:rsidRPr="00DA15A5">
          <w:rPr>
            <w:rFonts w:ascii="Times New Roman" w:hAnsi="Times New Roman" w:cs="Times New Roman"/>
            <w:rPrChange w:id="1404" w:author="ASUS MAXIMUS IX HERO" w:date="2026-03-01T19:18:00Z">
              <w:rPr/>
            </w:rPrChange>
          </w:rPr>
          <w:t>3) FPGA Utilization and Timing</w:t>
        </w:r>
        <w:bookmarkEnd w:id="1402"/>
      </w:ins>
    </w:p>
    <w:p w:rsidR="00E042BF" w:rsidRPr="00DA15A5" w:rsidRDefault="00E042BF" w:rsidP="00E042BF">
      <w:pPr>
        <w:pStyle w:val="NormalWeb"/>
        <w:rPr>
          <w:ins w:id="1405" w:author="ASUS MAXIMUS IX HERO" w:date="2026-02-24T21:11:00Z"/>
        </w:rPr>
      </w:pPr>
      <w:ins w:id="1406" w:author="ASUS MAXIMUS IX HERO" w:date="2026-02-24T21:11:00Z">
        <w:r w:rsidRPr="00DA15A5">
          <w:t xml:space="preserve">This subsection evaluates whether the RTL design meets real-time constraints and quantifies the FPGA cost of the implementation. FPGA acceleration work consistently frames hardware viability in terms of </w:t>
        </w:r>
        <w:r w:rsidRPr="00DA15A5">
          <w:rPr>
            <w:rStyle w:val="Strong"/>
          </w:rPr>
          <w:t>(i) resource usage</w:t>
        </w:r>
        <w:r w:rsidRPr="00DA15A5">
          <w:t xml:space="preserve"> and </w:t>
        </w:r>
        <w:r w:rsidRPr="00DA15A5">
          <w:rPr>
            <w:rStyle w:val="Strong"/>
          </w:rPr>
          <w:t xml:space="preserve">(ii) achievable clock </w:t>
        </w:r>
      </w:ins>
      <w:ins w:id="1407" w:author="ASUS MAXIMUS IX HERO" w:date="2026-02-26T14:10:00Z">
        <w:r w:rsidR="00E70145" w:rsidRPr="00DA15A5">
          <w:rPr>
            <w:rStyle w:val="Strong"/>
          </w:rPr>
          <w:t>rate/throughput</w:t>
        </w:r>
      </w:ins>
      <w:ins w:id="1408" w:author="ASUS MAXIMUS IX HERO" w:date="2026-02-24T21:11:00Z">
        <w:r w:rsidRPr="00DA15A5">
          <w:t xml:space="preserve">, because these determine whether the design can run in real time on the target device [11], [15]. Even </w:t>
        </w:r>
        <w:r w:rsidRPr="00DA15A5">
          <w:lastRenderedPageBreak/>
          <w:t>when the application differs (robotics, control, or learning accelerators), the same reporting pattern is used: LUT/FF/BRAM/DSP utilization plus timing closure and throughput [11].</w:t>
        </w:r>
      </w:ins>
    </w:p>
    <w:tbl>
      <w:tblPr>
        <w:tblStyle w:val="TableGrid"/>
        <w:tblpPr w:leftFromText="180" w:rightFromText="180" w:vertAnchor="text" w:horzAnchor="margin" w:tblpY="61"/>
        <w:tblW w:w="10264" w:type="dxa"/>
        <w:tblLayout w:type="fixed"/>
        <w:tblLook w:val="04A0" w:firstRow="1" w:lastRow="0" w:firstColumn="1" w:lastColumn="0" w:noHBand="0" w:noVBand="1"/>
        <w:tblPrChange w:id="1409" w:author="ASUS MAXIMUS IX HERO" w:date="2026-03-01T20:00:00Z">
          <w:tblPr>
            <w:tblStyle w:val="TableGrid"/>
            <w:tblpPr w:leftFromText="180" w:rightFromText="180" w:vertAnchor="text" w:horzAnchor="margin" w:tblpY="61"/>
            <w:tblW w:w="5831" w:type="dxa"/>
            <w:tblLayout w:type="fixed"/>
            <w:tblLook w:val="04A0" w:firstRow="1" w:lastRow="0" w:firstColumn="1" w:lastColumn="0" w:noHBand="0" w:noVBand="1"/>
          </w:tblPr>
        </w:tblPrChange>
      </w:tblPr>
      <w:tblGrid>
        <w:gridCol w:w="1202"/>
        <w:gridCol w:w="1771"/>
        <w:gridCol w:w="1866"/>
        <w:gridCol w:w="841"/>
        <w:gridCol w:w="831"/>
        <w:gridCol w:w="861"/>
        <w:gridCol w:w="831"/>
        <w:gridCol w:w="993"/>
        <w:gridCol w:w="1068"/>
        <w:tblGridChange w:id="1410">
          <w:tblGrid>
            <w:gridCol w:w="683"/>
            <w:gridCol w:w="1006"/>
            <w:gridCol w:w="1060"/>
            <w:gridCol w:w="478"/>
            <w:gridCol w:w="472"/>
            <w:gridCol w:w="489"/>
            <w:gridCol w:w="472"/>
            <w:gridCol w:w="564"/>
            <w:gridCol w:w="607"/>
          </w:tblGrid>
        </w:tblGridChange>
      </w:tblGrid>
      <w:tr w:rsidR="00E507CF" w:rsidRPr="00C551E7" w:rsidTr="00E507CF">
        <w:trPr>
          <w:trHeight w:val="1156"/>
          <w:ins w:id="1411" w:author="ASUS MAXIMUS IX HERO" w:date="2026-03-01T19:52:00Z"/>
          <w:trPrChange w:id="1412" w:author="ASUS MAXIMUS IX HERO" w:date="2026-03-01T20:00:00Z">
            <w:trPr>
              <w:trHeight w:val="2118"/>
            </w:trPr>
          </w:trPrChange>
        </w:trPr>
        <w:tc>
          <w:tcPr>
            <w:tcW w:w="1202" w:type="dxa"/>
            <w:hideMark/>
            <w:tcPrChange w:id="1413" w:author="ASUS MAXIMUS IX HERO" w:date="2026-03-01T20:00:00Z">
              <w:tcPr>
                <w:tcW w:w="683" w:type="dxa"/>
                <w:hideMark/>
              </w:tcPr>
            </w:tcPrChange>
          </w:tcPr>
          <w:p w:rsidR="00E507CF" w:rsidRPr="00C551E7" w:rsidRDefault="00E507CF" w:rsidP="00836991">
            <w:pPr>
              <w:jc w:val="center"/>
              <w:rPr>
                <w:ins w:id="1414" w:author="ASUS MAXIMUS IX HERO" w:date="2026-03-01T19:52:00Z"/>
                <w:rFonts w:ascii="Times New Roman" w:eastAsia="Times New Roman" w:hAnsi="Times New Roman" w:cs="Times New Roman"/>
                <w:b/>
                <w:bCs/>
                <w:lang w:eastAsia="en-US"/>
              </w:rPr>
            </w:pPr>
            <w:ins w:id="1415" w:author="ASUS MAXIMUS IX HERO" w:date="2026-03-01T19:52:00Z">
              <w:r w:rsidRPr="00C551E7">
                <w:rPr>
                  <w:rFonts w:ascii="Times New Roman" w:eastAsia="Times New Roman" w:hAnsi="Times New Roman" w:cs="Times New Roman"/>
                  <w:b/>
                  <w:bCs/>
                  <w:lang w:eastAsia="en-US"/>
                </w:rPr>
                <w:t>Run</w:t>
              </w:r>
            </w:ins>
          </w:p>
        </w:tc>
        <w:tc>
          <w:tcPr>
            <w:tcW w:w="1771" w:type="dxa"/>
            <w:hideMark/>
            <w:tcPrChange w:id="1416" w:author="ASUS MAXIMUS IX HERO" w:date="2026-03-01T20:00:00Z">
              <w:tcPr>
                <w:tcW w:w="1006" w:type="dxa"/>
                <w:hideMark/>
              </w:tcPr>
            </w:tcPrChange>
          </w:tcPr>
          <w:p w:rsidR="00E507CF" w:rsidRPr="00C551E7" w:rsidRDefault="00E507CF" w:rsidP="00836991">
            <w:pPr>
              <w:jc w:val="center"/>
              <w:rPr>
                <w:ins w:id="1417" w:author="ASUS MAXIMUS IX HERO" w:date="2026-03-01T19:52:00Z"/>
                <w:rFonts w:ascii="Times New Roman" w:eastAsia="Times New Roman" w:hAnsi="Times New Roman" w:cs="Times New Roman"/>
                <w:b/>
                <w:bCs/>
                <w:lang w:eastAsia="en-US"/>
              </w:rPr>
            </w:pPr>
            <w:ins w:id="1418" w:author="ASUS MAXIMUS IX HERO" w:date="2026-03-01T19:52:00Z">
              <w:r w:rsidRPr="00C551E7">
                <w:rPr>
                  <w:rFonts w:ascii="Times New Roman" w:eastAsia="Times New Roman" w:hAnsi="Times New Roman" w:cs="Times New Roman"/>
                  <w:b/>
                  <w:bCs/>
                  <w:lang w:eastAsia="en-US"/>
                </w:rPr>
                <w:t>Constraints</w:t>
              </w:r>
            </w:ins>
          </w:p>
        </w:tc>
        <w:tc>
          <w:tcPr>
            <w:tcW w:w="1866" w:type="dxa"/>
            <w:hideMark/>
            <w:tcPrChange w:id="1419" w:author="ASUS MAXIMUS IX HERO" w:date="2026-03-01T20:00:00Z">
              <w:tcPr>
                <w:tcW w:w="1060" w:type="dxa"/>
                <w:hideMark/>
              </w:tcPr>
            </w:tcPrChange>
          </w:tcPr>
          <w:p w:rsidR="00E507CF" w:rsidRPr="00C551E7" w:rsidRDefault="00E507CF" w:rsidP="00836991">
            <w:pPr>
              <w:jc w:val="center"/>
              <w:rPr>
                <w:ins w:id="1420" w:author="ASUS MAXIMUS IX HERO" w:date="2026-03-01T19:52:00Z"/>
                <w:rFonts w:ascii="Times New Roman" w:eastAsia="Times New Roman" w:hAnsi="Times New Roman" w:cs="Times New Roman"/>
                <w:b/>
                <w:bCs/>
                <w:lang w:eastAsia="en-US"/>
              </w:rPr>
            </w:pPr>
            <w:ins w:id="1421" w:author="ASUS MAXIMUS IX HERO" w:date="2026-03-01T19:52:00Z">
              <w:r w:rsidRPr="00C551E7">
                <w:rPr>
                  <w:rFonts w:ascii="Times New Roman" w:eastAsia="Times New Roman" w:hAnsi="Times New Roman" w:cs="Times New Roman"/>
                  <w:b/>
                  <w:bCs/>
                  <w:lang w:eastAsia="en-US"/>
                </w:rPr>
                <w:t>Status</w:t>
              </w:r>
            </w:ins>
          </w:p>
        </w:tc>
        <w:tc>
          <w:tcPr>
            <w:tcW w:w="841" w:type="dxa"/>
            <w:hideMark/>
            <w:tcPrChange w:id="1422" w:author="ASUS MAXIMUS IX HERO" w:date="2026-03-01T20:00:00Z">
              <w:tcPr>
                <w:tcW w:w="478" w:type="dxa"/>
                <w:hideMark/>
              </w:tcPr>
            </w:tcPrChange>
          </w:tcPr>
          <w:p w:rsidR="00E507CF" w:rsidRPr="00C551E7" w:rsidRDefault="00E507CF" w:rsidP="00836991">
            <w:pPr>
              <w:jc w:val="right"/>
              <w:rPr>
                <w:ins w:id="1423" w:author="ASUS MAXIMUS IX HERO" w:date="2026-03-01T19:52:00Z"/>
                <w:rFonts w:ascii="Times New Roman" w:eastAsia="Times New Roman" w:hAnsi="Times New Roman" w:cs="Times New Roman"/>
                <w:b/>
                <w:bCs/>
                <w:lang w:eastAsia="en-US"/>
              </w:rPr>
            </w:pPr>
            <w:ins w:id="1424" w:author="ASUS MAXIMUS IX HERO" w:date="2026-03-01T19:52:00Z">
              <w:r w:rsidRPr="00C551E7">
                <w:rPr>
                  <w:rFonts w:ascii="Times New Roman" w:eastAsia="Times New Roman" w:hAnsi="Times New Roman" w:cs="Times New Roman"/>
                  <w:b/>
                  <w:bCs/>
                  <w:lang w:eastAsia="en-US"/>
                </w:rPr>
                <w:t>WNS (ns)</w:t>
              </w:r>
            </w:ins>
          </w:p>
        </w:tc>
        <w:tc>
          <w:tcPr>
            <w:tcW w:w="831" w:type="dxa"/>
            <w:hideMark/>
            <w:tcPrChange w:id="1425" w:author="ASUS MAXIMUS IX HERO" w:date="2026-03-01T20:00:00Z">
              <w:tcPr>
                <w:tcW w:w="472" w:type="dxa"/>
                <w:hideMark/>
              </w:tcPr>
            </w:tcPrChange>
          </w:tcPr>
          <w:p w:rsidR="00E507CF" w:rsidRPr="00C551E7" w:rsidRDefault="00E507CF" w:rsidP="00836991">
            <w:pPr>
              <w:jc w:val="right"/>
              <w:rPr>
                <w:ins w:id="1426" w:author="ASUS MAXIMUS IX HERO" w:date="2026-03-01T19:52:00Z"/>
                <w:rFonts w:ascii="Times New Roman" w:eastAsia="Times New Roman" w:hAnsi="Times New Roman" w:cs="Times New Roman"/>
                <w:b/>
                <w:bCs/>
                <w:lang w:eastAsia="en-US"/>
              </w:rPr>
            </w:pPr>
            <w:ins w:id="1427" w:author="ASUS MAXIMUS IX HERO" w:date="2026-03-01T19:52:00Z">
              <w:r w:rsidRPr="00C551E7">
                <w:rPr>
                  <w:rFonts w:ascii="Times New Roman" w:eastAsia="Times New Roman" w:hAnsi="Times New Roman" w:cs="Times New Roman"/>
                  <w:b/>
                  <w:bCs/>
                  <w:lang w:eastAsia="en-US"/>
                </w:rPr>
                <w:t>TNS (ns)</w:t>
              </w:r>
            </w:ins>
          </w:p>
        </w:tc>
        <w:tc>
          <w:tcPr>
            <w:tcW w:w="861" w:type="dxa"/>
            <w:hideMark/>
            <w:tcPrChange w:id="1428" w:author="ASUS MAXIMUS IX HERO" w:date="2026-03-01T20:00:00Z">
              <w:tcPr>
                <w:tcW w:w="489" w:type="dxa"/>
                <w:hideMark/>
              </w:tcPr>
            </w:tcPrChange>
          </w:tcPr>
          <w:p w:rsidR="00E507CF" w:rsidRPr="00C551E7" w:rsidRDefault="00E507CF" w:rsidP="00836991">
            <w:pPr>
              <w:jc w:val="right"/>
              <w:rPr>
                <w:ins w:id="1429" w:author="ASUS MAXIMUS IX HERO" w:date="2026-03-01T19:52:00Z"/>
                <w:rFonts w:ascii="Times New Roman" w:eastAsia="Times New Roman" w:hAnsi="Times New Roman" w:cs="Times New Roman"/>
                <w:b/>
                <w:bCs/>
                <w:lang w:eastAsia="en-US"/>
              </w:rPr>
            </w:pPr>
            <w:ins w:id="1430" w:author="ASUS MAXIMUS IX HERO" w:date="2026-03-01T19:52:00Z">
              <w:r w:rsidRPr="00C551E7">
                <w:rPr>
                  <w:rFonts w:ascii="Times New Roman" w:eastAsia="Times New Roman" w:hAnsi="Times New Roman" w:cs="Times New Roman"/>
                  <w:b/>
                  <w:bCs/>
                  <w:lang w:eastAsia="en-US"/>
                </w:rPr>
                <w:t>WHS (ns)</w:t>
              </w:r>
            </w:ins>
          </w:p>
        </w:tc>
        <w:tc>
          <w:tcPr>
            <w:tcW w:w="831" w:type="dxa"/>
            <w:hideMark/>
            <w:tcPrChange w:id="1431" w:author="ASUS MAXIMUS IX HERO" w:date="2026-03-01T20:00:00Z">
              <w:tcPr>
                <w:tcW w:w="472" w:type="dxa"/>
                <w:hideMark/>
              </w:tcPr>
            </w:tcPrChange>
          </w:tcPr>
          <w:p w:rsidR="00E507CF" w:rsidRPr="00C551E7" w:rsidRDefault="00E507CF" w:rsidP="00836991">
            <w:pPr>
              <w:jc w:val="right"/>
              <w:rPr>
                <w:ins w:id="1432" w:author="ASUS MAXIMUS IX HERO" w:date="2026-03-01T19:52:00Z"/>
                <w:rFonts w:ascii="Times New Roman" w:eastAsia="Times New Roman" w:hAnsi="Times New Roman" w:cs="Times New Roman"/>
                <w:b/>
                <w:bCs/>
                <w:lang w:eastAsia="en-US"/>
              </w:rPr>
            </w:pPr>
            <w:ins w:id="1433" w:author="ASUS MAXIMUS IX HERO" w:date="2026-03-01T19:52:00Z">
              <w:r w:rsidRPr="00C551E7">
                <w:rPr>
                  <w:rFonts w:ascii="Times New Roman" w:eastAsia="Times New Roman" w:hAnsi="Times New Roman" w:cs="Times New Roman"/>
                  <w:b/>
                  <w:bCs/>
                  <w:lang w:eastAsia="en-US"/>
                </w:rPr>
                <w:t>THS (ns)</w:t>
              </w:r>
            </w:ins>
          </w:p>
        </w:tc>
        <w:tc>
          <w:tcPr>
            <w:tcW w:w="993" w:type="dxa"/>
            <w:hideMark/>
            <w:tcPrChange w:id="1434" w:author="ASUS MAXIMUS IX HERO" w:date="2026-03-01T20:00:00Z">
              <w:tcPr>
                <w:tcW w:w="564" w:type="dxa"/>
                <w:hideMark/>
              </w:tcPr>
            </w:tcPrChange>
          </w:tcPr>
          <w:p w:rsidR="00E507CF" w:rsidRPr="00C551E7" w:rsidRDefault="00E507CF" w:rsidP="00836991">
            <w:pPr>
              <w:jc w:val="right"/>
              <w:rPr>
                <w:ins w:id="1435" w:author="ASUS MAXIMUS IX HERO" w:date="2026-03-01T19:52:00Z"/>
                <w:rFonts w:ascii="Times New Roman" w:eastAsia="Times New Roman" w:hAnsi="Times New Roman" w:cs="Times New Roman"/>
                <w:b/>
                <w:bCs/>
                <w:lang w:eastAsia="en-US"/>
              </w:rPr>
            </w:pPr>
            <w:ins w:id="1436" w:author="ASUS MAXIMUS IX HERO" w:date="2026-03-01T19:52:00Z">
              <w:r w:rsidRPr="00C551E7">
                <w:rPr>
                  <w:rFonts w:ascii="Times New Roman" w:eastAsia="Times New Roman" w:hAnsi="Times New Roman" w:cs="Times New Roman"/>
                  <w:b/>
                  <w:bCs/>
                  <w:lang w:eastAsia="en-US"/>
                </w:rPr>
                <w:t>Total Power (W)</w:t>
              </w:r>
            </w:ins>
          </w:p>
        </w:tc>
        <w:tc>
          <w:tcPr>
            <w:tcW w:w="1068" w:type="dxa"/>
            <w:hideMark/>
            <w:tcPrChange w:id="1437" w:author="ASUS MAXIMUS IX HERO" w:date="2026-03-01T20:00:00Z">
              <w:tcPr>
                <w:tcW w:w="607" w:type="dxa"/>
                <w:hideMark/>
              </w:tcPr>
            </w:tcPrChange>
          </w:tcPr>
          <w:p w:rsidR="00E507CF" w:rsidRPr="00C551E7" w:rsidRDefault="00E507CF" w:rsidP="00836991">
            <w:pPr>
              <w:jc w:val="right"/>
              <w:rPr>
                <w:ins w:id="1438" w:author="ASUS MAXIMUS IX HERO" w:date="2026-03-01T19:52:00Z"/>
                <w:rFonts w:ascii="Times New Roman" w:eastAsia="Times New Roman" w:hAnsi="Times New Roman" w:cs="Times New Roman"/>
                <w:b/>
                <w:bCs/>
                <w:lang w:eastAsia="en-US"/>
              </w:rPr>
            </w:pPr>
            <w:ins w:id="1439" w:author="ASUS MAXIMUS IX HERO" w:date="2026-03-01T19:52:00Z">
              <w:r w:rsidRPr="00C551E7">
                <w:rPr>
                  <w:rFonts w:ascii="Times New Roman" w:eastAsia="Times New Roman" w:hAnsi="Times New Roman" w:cs="Times New Roman"/>
                  <w:b/>
                  <w:bCs/>
                  <w:lang w:eastAsia="en-US"/>
                </w:rPr>
                <w:t>Failed Routes</w:t>
              </w:r>
            </w:ins>
          </w:p>
        </w:tc>
      </w:tr>
      <w:tr w:rsidR="00E507CF" w:rsidRPr="00C551E7" w:rsidTr="00E507CF">
        <w:trPr>
          <w:trHeight w:val="803"/>
          <w:ins w:id="1440" w:author="ASUS MAXIMUS IX HERO" w:date="2026-03-01T19:52:00Z"/>
          <w:trPrChange w:id="1441" w:author="ASUS MAXIMUS IX HERO" w:date="2026-03-01T20:00:00Z">
            <w:trPr>
              <w:trHeight w:val="1473"/>
            </w:trPr>
          </w:trPrChange>
        </w:trPr>
        <w:tc>
          <w:tcPr>
            <w:tcW w:w="1202" w:type="dxa"/>
            <w:hideMark/>
            <w:tcPrChange w:id="1442" w:author="ASUS MAXIMUS IX HERO" w:date="2026-03-01T20:00:00Z">
              <w:tcPr>
                <w:tcW w:w="683" w:type="dxa"/>
                <w:hideMark/>
              </w:tcPr>
            </w:tcPrChange>
          </w:tcPr>
          <w:p w:rsidR="00E507CF" w:rsidRPr="00C551E7" w:rsidRDefault="00E507CF" w:rsidP="00836991">
            <w:pPr>
              <w:rPr>
                <w:ins w:id="1443" w:author="ASUS MAXIMUS IX HERO" w:date="2026-03-01T19:52:00Z"/>
                <w:rFonts w:ascii="Times New Roman" w:eastAsia="Times New Roman" w:hAnsi="Times New Roman" w:cs="Times New Roman"/>
                <w:lang w:eastAsia="en-US"/>
              </w:rPr>
            </w:pPr>
            <w:ins w:id="1444" w:author="ASUS MAXIMUS IX HERO" w:date="2026-03-01T19:52:00Z">
              <w:r w:rsidRPr="00C551E7">
                <w:rPr>
                  <w:rFonts w:ascii="Times New Roman" w:eastAsia="Times New Roman" w:hAnsi="Times New Roman" w:cs="Times New Roman"/>
                  <w:b/>
                  <w:bCs/>
                  <w:lang w:eastAsia="en-US"/>
                </w:rPr>
                <w:t>synth_1</w:t>
              </w:r>
            </w:ins>
          </w:p>
        </w:tc>
        <w:tc>
          <w:tcPr>
            <w:tcW w:w="1771" w:type="dxa"/>
            <w:hideMark/>
            <w:tcPrChange w:id="1445" w:author="ASUS MAXIMUS IX HERO" w:date="2026-03-01T20:00:00Z">
              <w:tcPr>
                <w:tcW w:w="1006" w:type="dxa"/>
                <w:hideMark/>
              </w:tcPr>
            </w:tcPrChange>
          </w:tcPr>
          <w:p w:rsidR="00E507CF" w:rsidRPr="00C551E7" w:rsidRDefault="00E507CF" w:rsidP="00836991">
            <w:pPr>
              <w:rPr>
                <w:ins w:id="1446" w:author="ASUS MAXIMUS IX HERO" w:date="2026-03-01T19:52:00Z"/>
                <w:rFonts w:ascii="Times New Roman" w:eastAsia="Times New Roman" w:hAnsi="Times New Roman" w:cs="Times New Roman"/>
                <w:lang w:eastAsia="en-US"/>
              </w:rPr>
            </w:pPr>
            <w:ins w:id="1447" w:author="ASUS MAXIMUS IX HERO" w:date="2026-03-01T19:52:00Z">
              <w:r w:rsidRPr="00C551E7">
                <w:rPr>
                  <w:rFonts w:ascii="Times New Roman" w:eastAsia="Times New Roman" w:hAnsi="Times New Roman" w:cs="Times New Roman"/>
                  <w:lang w:eastAsia="en-US"/>
                </w:rPr>
                <w:t>constrs_1</w:t>
              </w:r>
            </w:ins>
          </w:p>
        </w:tc>
        <w:tc>
          <w:tcPr>
            <w:tcW w:w="1866" w:type="dxa"/>
            <w:hideMark/>
            <w:tcPrChange w:id="1448" w:author="ASUS MAXIMUS IX HERO" w:date="2026-03-01T20:00:00Z">
              <w:tcPr>
                <w:tcW w:w="1060" w:type="dxa"/>
                <w:hideMark/>
              </w:tcPr>
            </w:tcPrChange>
          </w:tcPr>
          <w:p w:rsidR="00E507CF" w:rsidRPr="00C551E7" w:rsidRDefault="00E507CF" w:rsidP="00836991">
            <w:pPr>
              <w:rPr>
                <w:ins w:id="1449" w:author="ASUS MAXIMUS IX HERO" w:date="2026-03-01T19:52:00Z"/>
                <w:rFonts w:ascii="Times New Roman" w:eastAsia="Times New Roman" w:hAnsi="Times New Roman" w:cs="Times New Roman"/>
                <w:lang w:eastAsia="en-US"/>
              </w:rPr>
            </w:pPr>
            <w:ins w:id="1450" w:author="ASUS MAXIMUS IX HERO" w:date="2026-03-01T19:52:00Z">
              <w:r w:rsidRPr="00C551E7">
                <w:rPr>
                  <w:rFonts w:ascii="Times New Roman" w:eastAsia="Times New Roman" w:hAnsi="Times New Roman" w:cs="Times New Roman"/>
                  <w:lang w:eastAsia="en-US"/>
                </w:rPr>
                <w:t>synth_design Complete!</w:t>
              </w:r>
            </w:ins>
          </w:p>
        </w:tc>
        <w:tc>
          <w:tcPr>
            <w:tcW w:w="841" w:type="dxa"/>
            <w:hideMark/>
            <w:tcPrChange w:id="1451" w:author="ASUS MAXIMUS IX HERO" w:date="2026-03-01T20:00:00Z">
              <w:tcPr>
                <w:tcW w:w="478" w:type="dxa"/>
                <w:hideMark/>
              </w:tcPr>
            </w:tcPrChange>
          </w:tcPr>
          <w:p w:rsidR="00E507CF" w:rsidRPr="00C551E7" w:rsidRDefault="00E507CF" w:rsidP="00836991">
            <w:pPr>
              <w:jc w:val="right"/>
              <w:rPr>
                <w:ins w:id="1452" w:author="ASUS MAXIMUS IX HERO" w:date="2026-03-01T19:52:00Z"/>
                <w:rFonts w:ascii="Times New Roman" w:eastAsia="Times New Roman" w:hAnsi="Times New Roman" w:cs="Times New Roman"/>
                <w:lang w:eastAsia="en-US"/>
              </w:rPr>
            </w:pPr>
            <w:ins w:id="1453" w:author="ASUS MAXIMUS IX HERO" w:date="2026-03-01T19:52:00Z">
              <w:r w:rsidRPr="00C551E7">
                <w:rPr>
                  <w:rFonts w:ascii="Times New Roman" w:eastAsia="Times New Roman" w:hAnsi="Times New Roman" w:cs="Times New Roman"/>
                  <w:lang w:eastAsia="en-US"/>
                </w:rPr>
                <w:t>—</w:t>
              </w:r>
            </w:ins>
          </w:p>
        </w:tc>
        <w:tc>
          <w:tcPr>
            <w:tcW w:w="831" w:type="dxa"/>
            <w:hideMark/>
            <w:tcPrChange w:id="1454" w:author="ASUS MAXIMUS IX HERO" w:date="2026-03-01T20:00:00Z">
              <w:tcPr>
                <w:tcW w:w="472" w:type="dxa"/>
                <w:hideMark/>
              </w:tcPr>
            </w:tcPrChange>
          </w:tcPr>
          <w:p w:rsidR="00E507CF" w:rsidRPr="00C551E7" w:rsidRDefault="00E507CF" w:rsidP="00836991">
            <w:pPr>
              <w:jc w:val="right"/>
              <w:rPr>
                <w:ins w:id="1455" w:author="ASUS MAXIMUS IX HERO" w:date="2026-03-01T19:52:00Z"/>
                <w:rFonts w:ascii="Times New Roman" w:eastAsia="Times New Roman" w:hAnsi="Times New Roman" w:cs="Times New Roman"/>
                <w:lang w:eastAsia="en-US"/>
              </w:rPr>
            </w:pPr>
            <w:ins w:id="1456" w:author="ASUS MAXIMUS IX HERO" w:date="2026-03-01T19:52:00Z">
              <w:r w:rsidRPr="00C551E7">
                <w:rPr>
                  <w:rFonts w:ascii="Times New Roman" w:eastAsia="Times New Roman" w:hAnsi="Times New Roman" w:cs="Times New Roman"/>
                  <w:lang w:eastAsia="en-US"/>
                </w:rPr>
                <w:t>—</w:t>
              </w:r>
            </w:ins>
          </w:p>
        </w:tc>
        <w:tc>
          <w:tcPr>
            <w:tcW w:w="861" w:type="dxa"/>
            <w:hideMark/>
            <w:tcPrChange w:id="1457" w:author="ASUS MAXIMUS IX HERO" w:date="2026-03-01T20:00:00Z">
              <w:tcPr>
                <w:tcW w:w="489" w:type="dxa"/>
                <w:hideMark/>
              </w:tcPr>
            </w:tcPrChange>
          </w:tcPr>
          <w:p w:rsidR="00E507CF" w:rsidRPr="00C551E7" w:rsidRDefault="00E507CF" w:rsidP="00836991">
            <w:pPr>
              <w:jc w:val="right"/>
              <w:rPr>
                <w:ins w:id="1458" w:author="ASUS MAXIMUS IX HERO" w:date="2026-03-01T19:52:00Z"/>
                <w:rFonts w:ascii="Times New Roman" w:eastAsia="Times New Roman" w:hAnsi="Times New Roman" w:cs="Times New Roman"/>
                <w:lang w:eastAsia="en-US"/>
              </w:rPr>
            </w:pPr>
            <w:ins w:id="1459" w:author="ASUS MAXIMUS IX HERO" w:date="2026-03-01T19:52:00Z">
              <w:r w:rsidRPr="00C551E7">
                <w:rPr>
                  <w:rFonts w:ascii="Times New Roman" w:eastAsia="Times New Roman" w:hAnsi="Times New Roman" w:cs="Times New Roman"/>
                  <w:lang w:eastAsia="en-US"/>
                </w:rPr>
                <w:t>—</w:t>
              </w:r>
            </w:ins>
          </w:p>
        </w:tc>
        <w:tc>
          <w:tcPr>
            <w:tcW w:w="831" w:type="dxa"/>
            <w:hideMark/>
            <w:tcPrChange w:id="1460" w:author="ASUS MAXIMUS IX HERO" w:date="2026-03-01T20:00:00Z">
              <w:tcPr>
                <w:tcW w:w="472" w:type="dxa"/>
                <w:hideMark/>
              </w:tcPr>
            </w:tcPrChange>
          </w:tcPr>
          <w:p w:rsidR="00E507CF" w:rsidRPr="00C551E7" w:rsidRDefault="00E507CF" w:rsidP="00836991">
            <w:pPr>
              <w:jc w:val="right"/>
              <w:rPr>
                <w:ins w:id="1461" w:author="ASUS MAXIMUS IX HERO" w:date="2026-03-01T19:52:00Z"/>
                <w:rFonts w:ascii="Times New Roman" w:eastAsia="Times New Roman" w:hAnsi="Times New Roman" w:cs="Times New Roman"/>
                <w:lang w:eastAsia="en-US"/>
              </w:rPr>
            </w:pPr>
            <w:ins w:id="1462" w:author="ASUS MAXIMUS IX HERO" w:date="2026-03-01T19:52:00Z">
              <w:r w:rsidRPr="00C551E7">
                <w:rPr>
                  <w:rFonts w:ascii="Times New Roman" w:eastAsia="Times New Roman" w:hAnsi="Times New Roman" w:cs="Times New Roman"/>
                  <w:lang w:eastAsia="en-US"/>
                </w:rPr>
                <w:t>—</w:t>
              </w:r>
            </w:ins>
          </w:p>
        </w:tc>
        <w:tc>
          <w:tcPr>
            <w:tcW w:w="993" w:type="dxa"/>
            <w:hideMark/>
            <w:tcPrChange w:id="1463" w:author="ASUS MAXIMUS IX HERO" w:date="2026-03-01T20:00:00Z">
              <w:tcPr>
                <w:tcW w:w="564" w:type="dxa"/>
                <w:hideMark/>
              </w:tcPr>
            </w:tcPrChange>
          </w:tcPr>
          <w:p w:rsidR="00E507CF" w:rsidRPr="00C551E7" w:rsidRDefault="00E507CF" w:rsidP="00836991">
            <w:pPr>
              <w:jc w:val="right"/>
              <w:rPr>
                <w:ins w:id="1464" w:author="ASUS MAXIMUS IX HERO" w:date="2026-03-01T19:52:00Z"/>
                <w:rFonts w:ascii="Times New Roman" w:eastAsia="Times New Roman" w:hAnsi="Times New Roman" w:cs="Times New Roman"/>
                <w:lang w:eastAsia="en-US"/>
              </w:rPr>
            </w:pPr>
            <w:ins w:id="1465" w:author="ASUS MAXIMUS IX HERO" w:date="2026-03-01T19:52:00Z">
              <w:r w:rsidRPr="00C551E7">
                <w:rPr>
                  <w:rFonts w:ascii="Times New Roman" w:eastAsia="Times New Roman" w:hAnsi="Times New Roman" w:cs="Times New Roman"/>
                  <w:b/>
                  <w:bCs/>
                  <w:lang w:eastAsia="en-US"/>
                </w:rPr>
                <w:t>0.741</w:t>
              </w:r>
            </w:ins>
          </w:p>
        </w:tc>
        <w:tc>
          <w:tcPr>
            <w:tcW w:w="1068" w:type="dxa"/>
            <w:hideMark/>
            <w:tcPrChange w:id="1466" w:author="ASUS MAXIMUS IX HERO" w:date="2026-03-01T20:00:00Z">
              <w:tcPr>
                <w:tcW w:w="607" w:type="dxa"/>
                <w:hideMark/>
              </w:tcPr>
            </w:tcPrChange>
          </w:tcPr>
          <w:p w:rsidR="00E507CF" w:rsidRPr="00C551E7" w:rsidRDefault="00E507CF" w:rsidP="00836991">
            <w:pPr>
              <w:jc w:val="right"/>
              <w:rPr>
                <w:ins w:id="1467" w:author="ASUS MAXIMUS IX HERO" w:date="2026-03-01T19:52:00Z"/>
                <w:rFonts w:ascii="Times New Roman" w:eastAsia="Times New Roman" w:hAnsi="Times New Roman" w:cs="Times New Roman"/>
                <w:lang w:eastAsia="en-US"/>
              </w:rPr>
            </w:pPr>
            <w:ins w:id="1468" w:author="ASUS MAXIMUS IX HERO" w:date="2026-03-01T19:52:00Z">
              <w:r w:rsidRPr="00C551E7">
                <w:rPr>
                  <w:rFonts w:ascii="Times New Roman" w:eastAsia="Times New Roman" w:hAnsi="Times New Roman" w:cs="Times New Roman"/>
                  <w:lang w:eastAsia="en-US"/>
                </w:rPr>
                <w:t>0</w:t>
              </w:r>
            </w:ins>
          </w:p>
        </w:tc>
      </w:tr>
      <w:tr w:rsidR="00E507CF" w:rsidRPr="00C551E7" w:rsidTr="00E507CF">
        <w:trPr>
          <w:trHeight w:val="803"/>
          <w:ins w:id="1469" w:author="ASUS MAXIMUS IX HERO" w:date="2026-03-01T19:52:00Z"/>
          <w:trPrChange w:id="1470" w:author="ASUS MAXIMUS IX HERO" w:date="2026-03-01T20:00:00Z">
            <w:trPr>
              <w:trHeight w:val="1473"/>
            </w:trPr>
          </w:trPrChange>
        </w:trPr>
        <w:tc>
          <w:tcPr>
            <w:tcW w:w="1202" w:type="dxa"/>
            <w:hideMark/>
            <w:tcPrChange w:id="1471" w:author="ASUS MAXIMUS IX HERO" w:date="2026-03-01T20:00:00Z">
              <w:tcPr>
                <w:tcW w:w="683" w:type="dxa"/>
                <w:hideMark/>
              </w:tcPr>
            </w:tcPrChange>
          </w:tcPr>
          <w:p w:rsidR="00E507CF" w:rsidRPr="00C551E7" w:rsidRDefault="00E507CF" w:rsidP="00836991">
            <w:pPr>
              <w:rPr>
                <w:ins w:id="1472" w:author="ASUS MAXIMUS IX HERO" w:date="2026-03-01T19:52:00Z"/>
                <w:rFonts w:ascii="Times New Roman" w:eastAsia="Times New Roman" w:hAnsi="Times New Roman" w:cs="Times New Roman"/>
                <w:lang w:eastAsia="en-US"/>
              </w:rPr>
            </w:pPr>
            <w:ins w:id="1473" w:author="ASUS MAXIMUS IX HERO" w:date="2026-03-01T19:52:00Z">
              <w:r w:rsidRPr="00C551E7">
                <w:rPr>
                  <w:rFonts w:ascii="Times New Roman" w:eastAsia="Times New Roman" w:hAnsi="Times New Roman" w:cs="Times New Roman"/>
                  <w:b/>
                  <w:bCs/>
                  <w:lang w:eastAsia="en-US"/>
                </w:rPr>
                <w:t>impl_1</w:t>
              </w:r>
            </w:ins>
          </w:p>
        </w:tc>
        <w:tc>
          <w:tcPr>
            <w:tcW w:w="1771" w:type="dxa"/>
            <w:hideMark/>
            <w:tcPrChange w:id="1474" w:author="ASUS MAXIMUS IX HERO" w:date="2026-03-01T20:00:00Z">
              <w:tcPr>
                <w:tcW w:w="1006" w:type="dxa"/>
                <w:hideMark/>
              </w:tcPr>
            </w:tcPrChange>
          </w:tcPr>
          <w:p w:rsidR="00E507CF" w:rsidRPr="00C551E7" w:rsidRDefault="00E507CF" w:rsidP="00836991">
            <w:pPr>
              <w:rPr>
                <w:ins w:id="1475" w:author="ASUS MAXIMUS IX HERO" w:date="2026-03-01T19:52:00Z"/>
                <w:rFonts w:ascii="Times New Roman" w:eastAsia="Times New Roman" w:hAnsi="Times New Roman" w:cs="Times New Roman"/>
                <w:lang w:eastAsia="en-US"/>
              </w:rPr>
            </w:pPr>
            <w:ins w:id="1476" w:author="ASUS MAXIMUS IX HERO" w:date="2026-03-01T19:52:00Z">
              <w:r w:rsidRPr="00C551E7">
                <w:rPr>
                  <w:rFonts w:ascii="Times New Roman" w:eastAsia="Times New Roman" w:hAnsi="Times New Roman" w:cs="Times New Roman"/>
                  <w:lang w:eastAsia="en-US"/>
                </w:rPr>
                <w:t>constrs_1</w:t>
              </w:r>
            </w:ins>
          </w:p>
        </w:tc>
        <w:tc>
          <w:tcPr>
            <w:tcW w:w="1866" w:type="dxa"/>
            <w:hideMark/>
            <w:tcPrChange w:id="1477" w:author="ASUS MAXIMUS IX HERO" w:date="2026-03-01T20:00:00Z">
              <w:tcPr>
                <w:tcW w:w="1060" w:type="dxa"/>
                <w:hideMark/>
              </w:tcPr>
            </w:tcPrChange>
          </w:tcPr>
          <w:p w:rsidR="00E507CF" w:rsidRPr="00C551E7" w:rsidRDefault="00E507CF" w:rsidP="00836991">
            <w:pPr>
              <w:rPr>
                <w:ins w:id="1478" w:author="ASUS MAXIMUS IX HERO" w:date="2026-03-01T19:52:00Z"/>
                <w:rFonts w:ascii="Times New Roman" w:eastAsia="Times New Roman" w:hAnsi="Times New Roman" w:cs="Times New Roman"/>
                <w:lang w:eastAsia="en-US"/>
              </w:rPr>
            </w:pPr>
            <w:ins w:id="1479" w:author="ASUS MAXIMUS IX HERO" w:date="2026-03-01T19:52:00Z">
              <w:r w:rsidRPr="00C551E7">
                <w:rPr>
                  <w:rFonts w:ascii="Times New Roman" w:eastAsia="Times New Roman" w:hAnsi="Times New Roman" w:cs="Times New Roman"/>
                  <w:lang w:eastAsia="en-US"/>
                </w:rPr>
                <w:t>route_design Complete!</w:t>
              </w:r>
            </w:ins>
          </w:p>
        </w:tc>
        <w:tc>
          <w:tcPr>
            <w:tcW w:w="841" w:type="dxa"/>
            <w:hideMark/>
            <w:tcPrChange w:id="1480" w:author="ASUS MAXIMUS IX HERO" w:date="2026-03-01T20:00:00Z">
              <w:tcPr>
                <w:tcW w:w="478" w:type="dxa"/>
                <w:hideMark/>
              </w:tcPr>
            </w:tcPrChange>
          </w:tcPr>
          <w:p w:rsidR="00E507CF" w:rsidRPr="00C551E7" w:rsidRDefault="00E507CF" w:rsidP="00836991">
            <w:pPr>
              <w:jc w:val="right"/>
              <w:rPr>
                <w:ins w:id="1481" w:author="ASUS MAXIMUS IX HERO" w:date="2026-03-01T19:52:00Z"/>
                <w:rFonts w:ascii="Times New Roman" w:eastAsia="Times New Roman" w:hAnsi="Times New Roman" w:cs="Times New Roman"/>
                <w:lang w:eastAsia="en-US"/>
              </w:rPr>
            </w:pPr>
            <w:ins w:id="1482" w:author="ASUS MAXIMUS IX HERO" w:date="2026-03-01T19:52:00Z">
              <w:r w:rsidRPr="00C551E7">
                <w:rPr>
                  <w:rFonts w:ascii="Times New Roman" w:eastAsia="Times New Roman" w:hAnsi="Times New Roman" w:cs="Times New Roman"/>
                  <w:b/>
                  <w:bCs/>
                  <w:lang w:eastAsia="en-US"/>
                </w:rPr>
                <w:t>0.077</w:t>
              </w:r>
            </w:ins>
          </w:p>
        </w:tc>
        <w:tc>
          <w:tcPr>
            <w:tcW w:w="831" w:type="dxa"/>
            <w:hideMark/>
            <w:tcPrChange w:id="1483" w:author="ASUS MAXIMUS IX HERO" w:date="2026-03-01T20:00:00Z">
              <w:tcPr>
                <w:tcW w:w="472" w:type="dxa"/>
                <w:hideMark/>
              </w:tcPr>
            </w:tcPrChange>
          </w:tcPr>
          <w:p w:rsidR="00E507CF" w:rsidRPr="00C551E7" w:rsidRDefault="00E507CF" w:rsidP="00836991">
            <w:pPr>
              <w:jc w:val="right"/>
              <w:rPr>
                <w:ins w:id="1484" w:author="ASUS MAXIMUS IX HERO" w:date="2026-03-01T19:52:00Z"/>
                <w:rFonts w:ascii="Times New Roman" w:eastAsia="Times New Roman" w:hAnsi="Times New Roman" w:cs="Times New Roman"/>
                <w:lang w:eastAsia="en-US"/>
              </w:rPr>
            </w:pPr>
            <w:ins w:id="1485" w:author="ASUS MAXIMUS IX HERO" w:date="2026-03-01T19:52:00Z">
              <w:r w:rsidRPr="00C551E7">
                <w:rPr>
                  <w:rFonts w:ascii="Times New Roman" w:eastAsia="Times New Roman" w:hAnsi="Times New Roman" w:cs="Times New Roman"/>
                  <w:b/>
                  <w:bCs/>
                  <w:lang w:eastAsia="en-US"/>
                </w:rPr>
                <w:t>0.000</w:t>
              </w:r>
            </w:ins>
          </w:p>
        </w:tc>
        <w:tc>
          <w:tcPr>
            <w:tcW w:w="861" w:type="dxa"/>
            <w:hideMark/>
            <w:tcPrChange w:id="1486" w:author="ASUS MAXIMUS IX HERO" w:date="2026-03-01T20:00:00Z">
              <w:tcPr>
                <w:tcW w:w="489" w:type="dxa"/>
                <w:hideMark/>
              </w:tcPr>
            </w:tcPrChange>
          </w:tcPr>
          <w:p w:rsidR="00E507CF" w:rsidRPr="00C551E7" w:rsidRDefault="00E507CF" w:rsidP="00836991">
            <w:pPr>
              <w:jc w:val="right"/>
              <w:rPr>
                <w:ins w:id="1487" w:author="ASUS MAXIMUS IX HERO" w:date="2026-03-01T19:52:00Z"/>
                <w:rFonts w:ascii="Times New Roman" w:eastAsia="Times New Roman" w:hAnsi="Times New Roman" w:cs="Times New Roman"/>
                <w:lang w:eastAsia="en-US"/>
              </w:rPr>
            </w:pPr>
            <w:ins w:id="1488" w:author="ASUS MAXIMUS IX HERO" w:date="2026-03-01T19:52:00Z">
              <w:r w:rsidRPr="00C551E7">
                <w:rPr>
                  <w:rFonts w:ascii="Times New Roman" w:eastAsia="Times New Roman" w:hAnsi="Times New Roman" w:cs="Times New Roman"/>
                  <w:b/>
                  <w:bCs/>
                  <w:lang w:eastAsia="en-US"/>
                </w:rPr>
                <w:t>0.017</w:t>
              </w:r>
            </w:ins>
          </w:p>
        </w:tc>
        <w:tc>
          <w:tcPr>
            <w:tcW w:w="831" w:type="dxa"/>
            <w:hideMark/>
            <w:tcPrChange w:id="1489" w:author="ASUS MAXIMUS IX HERO" w:date="2026-03-01T20:00:00Z">
              <w:tcPr>
                <w:tcW w:w="472" w:type="dxa"/>
                <w:hideMark/>
              </w:tcPr>
            </w:tcPrChange>
          </w:tcPr>
          <w:p w:rsidR="00E507CF" w:rsidRPr="00C551E7" w:rsidRDefault="00E507CF" w:rsidP="00836991">
            <w:pPr>
              <w:jc w:val="right"/>
              <w:rPr>
                <w:ins w:id="1490" w:author="ASUS MAXIMUS IX HERO" w:date="2026-03-01T19:52:00Z"/>
                <w:rFonts w:ascii="Times New Roman" w:eastAsia="Times New Roman" w:hAnsi="Times New Roman" w:cs="Times New Roman"/>
                <w:lang w:eastAsia="en-US"/>
              </w:rPr>
            </w:pPr>
            <w:ins w:id="1491" w:author="ASUS MAXIMUS IX HERO" w:date="2026-03-01T19:52:00Z">
              <w:r w:rsidRPr="00C551E7">
                <w:rPr>
                  <w:rFonts w:ascii="Times New Roman" w:eastAsia="Times New Roman" w:hAnsi="Times New Roman" w:cs="Times New Roman"/>
                  <w:b/>
                  <w:bCs/>
                  <w:lang w:eastAsia="en-US"/>
                </w:rPr>
                <w:t>0.000</w:t>
              </w:r>
            </w:ins>
          </w:p>
        </w:tc>
        <w:tc>
          <w:tcPr>
            <w:tcW w:w="993" w:type="dxa"/>
            <w:hideMark/>
            <w:tcPrChange w:id="1492" w:author="ASUS MAXIMUS IX HERO" w:date="2026-03-01T20:00:00Z">
              <w:tcPr>
                <w:tcW w:w="564" w:type="dxa"/>
                <w:hideMark/>
              </w:tcPr>
            </w:tcPrChange>
          </w:tcPr>
          <w:p w:rsidR="00E507CF" w:rsidRPr="00C551E7" w:rsidRDefault="00E507CF" w:rsidP="00836991">
            <w:pPr>
              <w:jc w:val="right"/>
              <w:rPr>
                <w:ins w:id="1493" w:author="ASUS MAXIMUS IX HERO" w:date="2026-03-01T19:52:00Z"/>
                <w:rFonts w:ascii="Times New Roman" w:eastAsia="Times New Roman" w:hAnsi="Times New Roman" w:cs="Times New Roman"/>
                <w:lang w:eastAsia="en-US"/>
              </w:rPr>
            </w:pPr>
            <w:ins w:id="1494" w:author="ASUS MAXIMUS IX HERO" w:date="2026-03-01T19:52:00Z">
              <w:r w:rsidRPr="00C551E7">
                <w:rPr>
                  <w:rFonts w:ascii="Times New Roman" w:eastAsia="Times New Roman" w:hAnsi="Times New Roman" w:cs="Times New Roman"/>
                  <w:b/>
                  <w:bCs/>
                  <w:lang w:eastAsia="en-US"/>
                </w:rPr>
                <w:t>0.741</w:t>
              </w:r>
            </w:ins>
          </w:p>
        </w:tc>
        <w:tc>
          <w:tcPr>
            <w:tcW w:w="1068" w:type="dxa"/>
            <w:hideMark/>
            <w:tcPrChange w:id="1495" w:author="ASUS MAXIMUS IX HERO" w:date="2026-03-01T20:00:00Z">
              <w:tcPr>
                <w:tcW w:w="607" w:type="dxa"/>
                <w:hideMark/>
              </w:tcPr>
            </w:tcPrChange>
          </w:tcPr>
          <w:p w:rsidR="00E507CF" w:rsidRPr="00C551E7" w:rsidRDefault="00E507CF" w:rsidP="00836991">
            <w:pPr>
              <w:jc w:val="right"/>
              <w:rPr>
                <w:ins w:id="1496" w:author="ASUS MAXIMUS IX HERO" w:date="2026-03-01T19:52:00Z"/>
                <w:rFonts w:ascii="Times New Roman" w:eastAsia="Times New Roman" w:hAnsi="Times New Roman" w:cs="Times New Roman"/>
                <w:lang w:eastAsia="en-US"/>
              </w:rPr>
            </w:pPr>
            <w:ins w:id="1497" w:author="ASUS MAXIMUS IX HERO" w:date="2026-03-01T19:52:00Z">
              <w:r w:rsidRPr="00C551E7">
                <w:rPr>
                  <w:rFonts w:ascii="Times New Roman" w:eastAsia="Times New Roman" w:hAnsi="Times New Roman" w:cs="Times New Roman"/>
                  <w:lang w:eastAsia="en-US"/>
                </w:rPr>
                <w:t>0</w:t>
              </w:r>
            </w:ins>
          </w:p>
        </w:tc>
      </w:tr>
    </w:tbl>
    <w:p w:rsidR="00E507CF" w:rsidRPr="00E507CF" w:rsidRDefault="00E507CF" w:rsidP="00E507CF">
      <w:pPr>
        <w:pStyle w:val="Heading4"/>
        <w:rPr>
          <w:ins w:id="1498" w:author="ASUS MAXIMUS IX HERO" w:date="2026-03-01T20:00:00Z"/>
          <w:rFonts w:ascii="Times New Roman" w:hAnsi="Times New Roman" w:cs="Times New Roman"/>
        </w:rPr>
      </w:pPr>
    </w:p>
    <w:p w:rsidR="00E042BF" w:rsidRPr="00DA15A5" w:rsidRDefault="00E042BF" w:rsidP="00E042BF">
      <w:pPr>
        <w:pStyle w:val="Heading4"/>
        <w:rPr>
          <w:ins w:id="1499" w:author="ASUS MAXIMUS IX HERO" w:date="2026-02-24T21:11:00Z"/>
          <w:rFonts w:ascii="Times New Roman" w:hAnsi="Times New Roman" w:cs="Times New Roman"/>
          <w:rPrChange w:id="1500" w:author="ASUS MAXIMUS IX HERO" w:date="2026-03-01T19:18:00Z">
            <w:rPr>
              <w:ins w:id="1501" w:author="ASUS MAXIMUS IX HERO" w:date="2026-02-24T21:11:00Z"/>
            </w:rPr>
          </w:rPrChange>
        </w:rPr>
      </w:pPr>
      <w:ins w:id="1502" w:author="ASUS MAXIMUS IX HERO" w:date="2026-02-24T21:11:00Z">
        <w:r w:rsidRPr="00DA15A5">
          <w:rPr>
            <w:rFonts w:ascii="Times New Roman" w:hAnsi="Times New Roman" w:cs="Times New Roman"/>
            <w:rPrChange w:id="1503" w:author="ASUS MAXIMUS IX HERO" w:date="2026-03-01T19:18:00Z">
              <w:rPr/>
            </w:rPrChange>
          </w:rPr>
          <w:t>3.1 Post-implementation utilization</w:t>
        </w:r>
      </w:ins>
    </w:p>
    <w:p w:rsidR="00E042BF" w:rsidRPr="00DA15A5" w:rsidRDefault="00E042BF" w:rsidP="00E042BF">
      <w:pPr>
        <w:pStyle w:val="NormalWeb"/>
        <w:rPr>
          <w:ins w:id="1504" w:author="ASUS MAXIMUS IX HERO" w:date="2026-02-24T21:11:00Z"/>
        </w:rPr>
      </w:pPr>
      <w:ins w:id="1505" w:author="ASUS MAXIMUS IX HERO" w:date="2026-02-24T21:11:00Z">
        <w:r w:rsidRPr="00DA15A5">
          <w:t>Vivado reports resource usage after synthesis and implementation. The primary resources reported are:</w:t>
        </w:r>
      </w:ins>
    </w:p>
    <w:p w:rsidR="00E042BF" w:rsidRPr="00DA15A5" w:rsidRDefault="00E042BF" w:rsidP="00E042BF">
      <w:pPr>
        <w:pStyle w:val="NormalWeb"/>
        <w:numPr>
          <w:ilvl w:val="0"/>
          <w:numId w:val="21"/>
        </w:numPr>
        <w:rPr>
          <w:ins w:id="1506" w:author="ASUS MAXIMUS IX HERO" w:date="2026-02-24T21:11:00Z"/>
        </w:rPr>
      </w:pPr>
      <w:ins w:id="1507" w:author="ASUS MAXIMUS IX HERO" w:date="2026-02-24T21:11:00Z">
        <w:r w:rsidRPr="00DA15A5">
          <w:rPr>
            <w:rStyle w:val="Strong"/>
          </w:rPr>
          <w:t>LUTs</w:t>
        </w:r>
        <w:r w:rsidRPr="00DA15A5">
          <w:t>: combinational logic (including adders, muxes, small logic)</w:t>
        </w:r>
      </w:ins>
    </w:p>
    <w:p w:rsidR="00E042BF" w:rsidRPr="00DA15A5" w:rsidRDefault="00E042BF" w:rsidP="00E042BF">
      <w:pPr>
        <w:pStyle w:val="NormalWeb"/>
        <w:numPr>
          <w:ilvl w:val="0"/>
          <w:numId w:val="21"/>
        </w:numPr>
        <w:rPr>
          <w:ins w:id="1508" w:author="ASUS MAXIMUS IX HERO" w:date="2026-02-24T21:11:00Z"/>
        </w:rPr>
      </w:pPr>
      <w:ins w:id="1509" w:author="ASUS MAXIMUS IX HERO" w:date="2026-02-24T21:11:00Z">
        <w:r w:rsidRPr="00DA15A5">
          <w:rPr>
            <w:rStyle w:val="Strong"/>
          </w:rPr>
          <w:t>FFs</w:t>
        </w:r>
        <w:r w:rsidRPr="00DA15A5">
          <w:t>: registers (pipelining, state, signal alignment)</w:t>
        </w:r>
      </w:ins>
    </w:p>
    <w:p w:rsidR="00E042BF" w:rsidRPr="00DA15A5" w:rsidRDefault="00E042BF" w:rsidP="00E042BF">
      <w:pPr>
        <w:pStyle w:val="NormalWeb"/>
        <w:numPr>
          <w:ilvl w:val="0"/>
          <w:numId w:val="21"/>
        </w:numPr>
        <w:rPr>
          <w:ins w:id="1510" w:author="ASUS MAXIMUS IX HERO" w:date="2026-02-24T21:11:00Z"/>
        </w:rPr>
      </w:pPr>
      <w:ins w:id="1511" w:author="ASUS MAXIMUS IX HERO" w:date="2026-02-24T21:11:00Z">
        <w:r w:rsidRPr="00DA15A5">
          <w:rPr>
            <w:rStyle w:val="Strong"/>
          </w:rPr>
          <w:t>BRAM</w:t>
        </w:r>
        <w:r w:rsidRPr="00DA15A5">
          <w:t>: block memories (sigmoid LUT storage, buffering if used)</w:t>
        </w:r>
      </w:ins>
    </w:p>
    <w:p w:rsidR="00E042BF" w:rsidRPr="00DA15A5" w:rsidRDefault="00E042BF" w:rsidP="00E042BF">
      <w:pPr>
        <w:pStyle w:val="NormalWeb"/>
        <w:numPr>
          <w:ilvl w:val="0"/>
          <w:numId w:val="21"/>
        </w:numPr>
        <w:rPr>
          <w:ins w:id="1512" w:author="ASUS MAXIMUS IX HERO" w:date="2026-02-24T21:11:00Z"/>
        </w:rPr>
      </w:pPr>
      <w:ins w:id="1513" w:author="ASUS MAXIMUS IX HERO" w:date="2026-02-24T21:11:00Z">
        <w:r w:rsidRPr="00DA15A5">
          <w:rPr>
            <w:rStyle w:val="Strong"/>
          </w:rPr>
          <w:t>DSP</w:t>
        </w:r>
        <w:r w:rsidRPr="00DA15A5">
          <w:t>: dedicated multipliers/MAC blocks (fixed-point multiplication)</w:t>
        </w:r>
      </w:ins>
    </w:p>
    <w:p w:rsidR="00E042BF" w:rsidRPr="00DA15A5" w:rsidRDefault="00E042BF" w:rsidP="00E042BF">
      <w:pPr>
        <w:pStyle w:val="NormalWeb"/>
        <w:rPr>
          <w:ins w:id="1514" w:author="ASUS MAXIMUS IX HERO" w:date="2026-02-24T21:11:00Z"/>
        </w:rPr>
      </w:pPr>
      <w:ins w:id="1515" w:author="ASUS MAXIMUS IX HERO" w:date="2026-02-24T21:11:00Z">
        <w:r w:rsidRPr="00DA15A5">
          <w:t xml:space="preserve">This design’s compute is MAC-dominated, so DSP usage is expected to scale with neuron count and layer width, while BRAM usage is influenced primarily by the activation LUT size and any coefficient storage approach. Fixed-point design guidance stresses that </w:t>
        </w:r>
        <w:r w:rsidRPr="00DA15A5">
          <w:rPr>
            <w:rStyle w:val="Strong"/>
          </w:rPr>
          <w:t>precision and parallelism drive DSP consumption</w:t>
        </w:r>
        <w:r w:rsidRPr="00DA15A5">
          <w:t xml:space="preserve"> and that LUT-based nonlinearities can shift cost from DSP toward BRAM, often improving timing predictability [11].</w:t>
        </w:r>
      </w:ins>
    </w:p>
    <w:p w:rsidR="00E042BF" w:rsidRPr="00DA15A5" w:rsidRDefault="00E042BF" w:rsidP="00E042BF">
      <w:pPr>
        <w:pStyle w:val="NormalWeb"/>
        <w:rPr>
          <w:ins w:id="1516" w:author="ASUS MAXIMUS IX HERO" w:date="2026-02-24T21:11:00Z"/>
        </w:rPr>
      </w:pPr>
      <w:ins w:id="1517" w:author="ASUS MAXIMUS IX HERO" w:date="2026-02-24T21:11:00Z">
        <w:r w:rsidRPr="00DA15A5">
          <w:rPr>
            <w:rStyle w:val="Strong"/>
          </w:rPr>
          <w:t>Table Y. FPGA resource utilization (post-implementation).</w:t>
        </w:r>
      </w:ins>
    </w:p>
    <w:tbl>
      <w:tblPr>
        <w:tblW w:w="0" w:type="auto"/>
        <w:tblCellSpacing w:w="15" w:type="dxa"/>
        <w:tblCellMar>
          <w:top w:w="15" w:type="dxa"/>
          <w:left w:w="15" w:type="dxa"/>
          <w:bottom w:w="15" w:type="dxa"/>
          <w:right w:w="15" w:type="dxa"/>
        </w:tblCellMar>
        <w:tblLook w:val="04A0" w:firstRow="1" w:lastRow="0" w:firstColumn="1" w:lastColumn="0" w:noHBand="0" w:noVBand="1"/>
        <w:tblPrChange w:id="1518" w:author="ASUS MAXIMUS IX HERO" w:date="2026-03-01T20:01: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81"/>
        <w:gridCol w:w="66"/>
        <w:gridCol w:w="66"/>
        <w:gridCol w:w="81"/>
        <w:tblGridChange w:id="1519">
          <w:tblGrid>
            <w:gridCol w:w="1022"/>
            <w:gridCol w:w="567"/>
            <w:gridCol w:w="1034"/>
            <w:gridCol w:w="1615"/>
          </w:tblGrid>
        </w:tblGridChange>
      </w:tblGrid>
      <w:tr w:rsidR="00E042BF" w:rsidRPr="00DA15A5" w:rsidTr="00E507CF">
        <w:trPr>
          <w:tblHeader/>
          <w:tblCellSpacing w:w="15" w:type="dxa"/>
          <w:ins w:id="1520" w:author="ASUS MAXIMUS IX HERO" w:date="2026-02-24T21:11:00Z"/>
          <w:trPrChange w:id="1521" w:author="ASUS MAXIMUS IX HERO" w:date="2026-03-01T20:01:00Z">
            <w:trPr>
              <w:tblHeader/>
              <w:tblCellSpacing w:w="15" w:type="dxa"/>
            </w:trPr>
          </w:trPrChange>
        </w:trPr>
        <w:tc>
          <w:tcPr>
            <w:tcW w:w="0" w:type="auto"/>
            <w:vAlign w:val="center"/>
            <w:tcPrChange w:id="1522" w:author="ASUS MAXIMUS IX HERO" w:date="2026-03-01T20:01:00Z">
              <w:tcPr>
                <w:tcW w:w="0" w:type="auto"/>
                <w:vAlign w:val="center"/>
              </w:tcPr>
            </w:tcPrChange>
          </w:tcPr>
          <w:p w:rsidR="00E042BF" w:rsidRPr="00DA15A5" w:rsidRDefault="00E042BF" w:rsidP="00E042BF">
            <w:pPr>
              <w:spacing w:after="0"/>
              <w:jc w:val="center"/>
              <w:rPr>
                <w:ins w:id="1523" w:author="ASUS MAXIMUS IX HERO" w:date="2026-02-24T21:11:00Z"/>
                <w:rFonts w:ascii="Times New Roman" w:eastAsia="Times New Roman" w:hAnsi="Times New Roman" w:cs="Times New Roman"/>
                <w:b/>
                <w:bCs/>
                <w:lang w:eastAsia="en-US"/>
              </w:rPr>
            </w:pPr>
          </w:p>
        </w:tc>
        <w:tc>
          <w:tcPr>
            <w:tcW w:w="0" w:type="auto"/>
            <w:vAlign w:val="center"/>
            <w:tcPrChange w:id="1524" w:author="ASUS MAXIMUS IX HERO" w:date="2026-03-01T20:01:00Z">
              <w:tcPr>
                <w:tcW w:w="0" w:type="auto"/>
                <w:vAlign w:val="center"/>
              </w:tcPr>
            </w:tcPrChange>
          </w:tcPr>
          <w:p w:rsidR="00E042BF" w:rsidRPr="00DA15A5" w:rsidRDefault="00E042BF" w:rsidP="00E042BF">
            <w:pPr>
              <w:spacing w:after="0"/>
              <w:jc w:val="right"/>
              <w:rPr>
                <w:ins w:id="1525" w:author="ASUS MAXIMUS IX HERO" w:date="2026-02-24T21:11:00Z"/>
                <w:rFonts w:ascii="Times New Roman" w:eastAsia="Times New Roman" w:hAnsi="Times New Roman" w:cs="Times New Roman"/>
                <w:b/>
                <w:bCs/>
                <w:lang w:eastAsia="en-US"/>
              </w:rPr>
            </w:pPr>
          </w:p>
        </w:tc>
        <w:tc>
          <w:tcPr>
            <w:tcW w:w="0" w:type="auto"/>
            <w:vAlign w:val="center"/>
            <w:tcPrChange w:id="1526" w:author="ASUS MAXIMUS IX HERO" w:date="2026-03-01T20:01:00Z">
              <w:tcPr>
                <w:tcW w:w="0" w:type="auto"/>
                <w:vAlign w:val="center"/>
              </w:tcPr>
            </w:tcPrChange>
          </w:tcPr>
          <w:p w:rsidR="00E042BF" w:rsidRPr="00DA15A5" w:rsidRDefault="00E042BF" w:rsidP="00E042BF">
            <w:pPr>
              <w:spacing w:after="0"/>
              <w:jc w:val="right"/>
              <w:rPr>
                <w:ins w:id="1527" w:author="ASUS MAXIMUS IX HERO" w:date="2026-02-24T21:11:00Z"/>
                <w:rFonts w:ascii="Times New Roman" w:eastAsia="Times New Roman" w:hAnsi="Times New Roman" w:cs="Times New Roman"/>
                <w:b/>
                <w:bCs/>
                <w:lang w:eastAsia="en-US"/>
              </w:rPr>
            </w:pPr>
          </w:p>
        </w:tc>
        <w:tc>
          <w:tcPr>
            <w:tcW w:w="0" w:type="auto"/>
            <w:vAlign w:val="center"/>
            <w:tcPrChange w:id="1528" w:author="ASUS MAXIMUS IX HERO" w:date="2026-03-01T20:01:00Z">
              <w:tcPr>
                <w:tcW w:w="0" w:type="auto"/>
                <w:vAlign w:val="center"/>
              </w:tcPr>
            </w:tcPrChange>
          </w:tcPr>
          <w:p w:rsidR="00E042BF" w:rsidRPr="00DA15A5" w:rsidRDefault="00E042BF" w:rsidP="00E042BF">
            <w:pPr>
              <w:spacing w:after="0"/>
              <w:jc w:val="right"/>
              <w:rPr>
                <w:ins w:id="1529" w:author="ASUS MAXIMUS IX HERO" w:date="2026-02-24T21:11:00Z"/>
                <w:rFonts w:ascii="Times New Roman" w:eastAsia="Times New Roman" w:hAnsi="Times New Roman" w:cs="Times New Roman"/>
                <w:b/>
                <w:bCs/>
                <w:lang w:eastAsia="en-US"/>
              </w:rPr>
            </w:pPr>
          </w:p>
        </w:tc>
      </w:tr>
      <w:tr w:rsidR="00E042BF" w:rsidRPr="00DA15A5" w:rsidTr="00E507CF">
        <w:trPr>
          <w:tblCellSpacing w:w="15" w:type="dxa"/>
          <w:ins w:id="1530" w:author="ASUS MAXIMUS IX HERO" w:date="2026-02-24T21:11:00Z"/>
          <w:trPrChange w:id="1531" w:author="ASUS MAXIMUS IX HERO" w:date="2026-03-01T20:01:00Z">
            <w:trPr>
              <w:tblCellSpacing w:w="15" w:type="dxa"/>
            </w:trPr>
          </w:trPrChange>
        </w:trPr>
        <w:tc>
          <w:tcPr>
            <w:tcW w:w="0" w:type="auto"/>
            <w:vAlign w:val="center"/>
            <w:tcPrChange w:id="1532" w:author="ASUS MAXIMUS IX HERO" w:date="2026-03-01T20:01:00Z">
              <w:tcPr>
                <w:tcW w:w="0" w:type="auto"/>
                <w:vAlign w:val="center"/>
              </w:tcPr>
            </w:tcPrChange>
          </w:tcPr>
          <w:p w:rsidR="00E042BF" w:rsidRPr="00DA15A5" w:rsidRDefault="00E042BF" w:rsidP="00E042BF">
            <w:pPr>
              <w:spacing w:after="0"/>
              <w:rPr>
                <w:ins w:id="1533" w:author="ASUS MAXIMUS IX HERO" w:date="2026-02-24T21:11:00Z"/>
                <w:rFonts w:ascii="Times New Roman" w:eastAsia="Times New Roman" w:hAnsi="Times New Roman" w:cs="Times New Roman"/>
                <w:lang w:eastAsia="en-US"/>
              </w:rPr>
            </w:pPr>
          </w:p>
        </w:tc>
        <w:tc>
          <w:tcPr>
            <w:tcW w:w="0" w:type="auto"/>
            <w:vAlign w:val="center"/>
            <w:tcPrChange w:id="1534" w:author="ASUS MAXIMUS IX HERO" w:date="2026-03-01T20:01:00Z">
              <w:tcPr>
                <w:tcW w:w="0" w:type="auto"/>
                <w:vAlign w:val="center"/>
              </w:tcPr>
            </w:tcPrChange>
          </w:tcPr>
          <w:p w:rsidR="00E042BF" w:rsidRPr="00DA15A5" w:rsidRDefault="00E042BF" w:rsidP="00E042BF">
            <w:pPr>
              <w:spacing w:after="0"/>
              <w:rPr>
                <w:ins w:id="1535" w:author="ASUS MAXIMUS IX HERO" w:date="2026-02-24T21:11:00Z"/>
                <w:rFonts w:ascii="Times New Roman" w:eastAsia="Times New Roman" w:hAnsi="Times New Roman" w:cs="Times New Roman"/>
                <w:lang w:eastAsia="en-US"/>
              </w:rPr>
            </w:pPr>
          </w:p>
        </w:tc>
        <w:tc>
          <w:tcPr>
            <w:tcW w:w="0" w:type="auto"/>
            <w:vAlign w:val="center"/>
            <w:tcPrChange w:id="1536" w:author="ASUS MAXIMUS IX HERO" w:date="2026-03-01T20:01:00Z">
              <w:tcPr>
                <w:tcW w:w="0" w:type="auto"/>
                <w:vAlign w:val="center"/>
              </w:tcPr>
            </w:tcPrChange>
          </w:tcPr>
          <w:p w:rsidR="00E042BF" w:rsidRPr="00DA15A5" w:rsidRDefault="00E042BF" w:rsidP="00E042BF">
            <w:pPr>
              <w:spacing w:after="0"/>
              <w:jc w:val="right"/>
              <w:rPr>
                <w:ins w:id="1537" w:author="ASUS MAXIMUS IX HERO" w:date="2026-02-24T21:11:00Z"/>
                <w:rFonts w:ascii="Times New Roman" w:eastAsia="Times New Roman" w:hAnsi="Times New Roman" w:cs="Times New Roman"/>
                <w:sz w:val="20"/>
                <w:szCs w:val="20"/>
                <w:lang w:eastAsia="en-US"/>
              </w:rPr>
            </w:pPr>
          </w:p>
        </w:tc>
        <w:tc>
          <w:tcPr>
            <w:tcW w:w="0" w:type="auto"/>
            <w:vAlign w:val="center"/>
            <w:tcPrChange w:id="1538" w:author="ASUS MAXIMUS IX HERO" w:date="2026-03-01T20:01:00Z">
              <w:tcPr>
                <w:tcW w:w="0" w:type="auto"/>
                <w:vAlign w:val="center"/>
              </w:tcPr>
            </w:tcPrChange>
          </w:tcPr>
          <w:p w:rsidR="00E042BF" w:rsidRPr="00DA15A5" w:rsidRDefault="00E042BF" w:rsidP="00E042BF">
            <w:pPr>
              <w:spacing w:after="0"/>
              <w:jc w:val="right"/>
              <w:rPr>
                <w:ins w:id="1539" w:author="ASUS MAXIMUS IX HERO" w:date="2026-02-24T21:11:00Z"/>
                <w:rFonts w:ascii="Times New Roman" w:eastAsia="Times New Roman" w:hAnsi="Times New Roman" w:cs="Times New Roman"/>
                <w:sz w:val="20"/>
                <w:szCs w:val="20"/>
                <w:lang w:eastAsia="en-US"/>
              </w:rPr>
            </w:pPr>
          </w:p>
        </w:tc>
      </w:tr>
      <w:tr w:rsidR="00E042BF" w:rsidRPr="00DA15A5" w:rsidTr="00E507CF">
        <w:trPr>
          <w:tblCellSpacing w:w="15" w:type="dxa"/>
          <w:ins w:id="1540" w:author="ASUS MAXIMUS IX HERO" w:date="2026-02-24T21:11:00Z"/>
          <w:trPrChange w:id="1541" w:author="ASUS MAXIMUS IX HERO" w:date="2026-03-01T20:01:00Z">
            <w:trPr>
              <w:tblCellSpacing w:w="15" w:type="dxa"/>
            </w:trPr>
          </w:trPrChange>
        </w:trPr>
        <w:tc>
          <w:tcPr>
            <w:tcW w:w="0" w:type="auto"/>
            <w:vAlign w:val="center"/>
            <w:tcPrChange w:id="1542" w:author="ASUS MAXIMUS IX HERO" w:date="2026-03-01T20:01:00Z">
              <w:tcPr>
                <w:tcW w:w="0" w:type="auto"/>
                <w:vAlign w:val="center"/>
              </w:tcPr>
            </w:tcPrChange>
          </w:tcPr>
          <w:p w:rsidR="00E042BF" w:rsidRPr="00DA15A5" w:rsidRDefault="00E042BF" w:rsidP="00E042BF">
            <w:pPr>
              <w:spacing w:after="0"/>
              <w:rPr>
                <w:ins w:id="1543" w:author="ASUS MAXIMUS IX HERO" w:date="2026-02-24T21:11:00Z"/>
                <w:rFonts w:ascii="Times New Roman" w:eastAsia="Times New Roman" w:hAnsi="Times New Roman" w:cs="Times New Roman"/>
                <w:lang w:eastAsia="en-US"/>
              </w:rPr>
            </w:pPr>
          </w:p>
        </w:tc>
        <w:tc>
          <w:tcPr>
            <w:tcW w:w="0" w:type="auto"/>
            <w:vAlign w:val="center"/>
            <w:tcPrChange w:id="1544" w:author="ASUS MAXIMUS IX HERO" w:date="2026-03-01T20:01:00Z">
              <w:tcPr>
                <w:tcW w:w="0" w:type="auto"/>
                <w:vAlign w:val="center"/>
              </w:tcPr>
            </w:tcPrChange>
          </w:tcPr>
          <w:p w:rsidR="00E042BF" w:rsidRPr="00DA15A5" w:rsidRDefault="00E042BF" w:rsidP="00E042BF">
            <w:pPr>
              <w:spacing w:after="0"/>
              <w:rPr>
                <w:ins w:id="1545" w:author="ASUS MAXIMUS IX HERO" w:date="2026-02-24T21:11:00Z"/>
                <w:rFonts w:ascii="Times New Roman" w:eastAsia="Times New Roman" w:hAnsi="Times New Roman" w:cs="Times New Roman"/>
                <w:lang w:eastAsia="en-US"/>
              </w:rPr>
            </w:pPr>
          </w:p>
        </w:tc>
        <w:tc>
          <w:tcPr>
            <w:tcW w:w="0" w:type="auto"/>
            <w:vAlign w:val="center"/>
            <w:tcPrChange w:id="1546" w:author="ASUS MAXIMUS IX HERO" w:date="2026-03-01T20:01:00Z">
              <w:tcPr>
                <w:tcW w:w="0" w:type="auto"/>
                <w:vAlign w:val="center"/>
              </w:tcPr>
            </w:tcPrChange>
          </w:tcPr>
          <w:p w:rsidR="00E042BF" w:rsidRPr="00DA15A5" w:rsidRDefault="00E042BF" w:rsidP="00E042BF">
            <w:pPr>
              <w:spacing w:after="0"/>
              <w:jc w:val="right"/>
              <w:rPr>
                <w:ins w:id="1547" w:author="ASUS MAXIMUS IX HERO" w:date="2026-02-24T21:11:00Z"/>
                <w:rFonts w:ascii="Times New Roman" w:eastAsia="Times New Roman" w:hAnsi="Times New Roman" w:cs="Times New Roman"/>
                <w:sz w:val="20"/>
                <w:szCs w:val="20"/>
                <w:lang w:eastAsia="en-US"/>
              </w:rPr>
            </w:pPr>
          </w:p>
        </w:tc>
        <w:tc>
          <w:tcPr>
            <w:tcW w:w="0" w:type="auto"/>
            <w:vAlign w:val="center"/>
            <w:tcPrChange w:id="1548" w:author="ASUS MAXIMUS IX HERO" w:date="2026-03-01T20:01:00Z">
              <w:tcPr>
                <w:tcW w:w="0" w:type="auto"/>
                <w:vAlign w:val="center"/>
              </w:tcPr>
            </w:tcPrChange>
          </w:tcPr>
          <w:p w:rsidR="00E042BF" w:rsidRPr="00DA15A5" w:rsidRDefault="00E042BF" w:rsidP="00E042BF">
            <w:pPr>
              <w:spacing w:after="0"/>
              <w:jc w:val="right"/>
              <w:rPr>
                <w:ins w:id="1549" w:author="ASUS MAXIMUS IX HERO" w:date="2026-02-24T21:11:00Z"/>
                <w:rFonts w:ascii="Times New Roman" w:eastAsia="Times New Roman" w:hAnsi="Times New Roman" w:cs="Times New Roman"/>
                <w:sz w:val="20"/>
                <w:szCs w:val="20"/>
                <w:lang w:eastAsia="en-US"/>
              </w:rPr>
            </w:pPr>
          </w:p>
        </w:tc>
      </w:tr>
      <w:tr w:rsidR="00E042BF" w:rsidRPr="00DA15A5" w:rsidTr="00E507CF">
        <w:trPr>
          <w:tblCellSpacing w:w="15" w:type="dxa"/>
          <w:ins w:id="1550" w:author="ASUS MAXIMUS IX HERO" w:date="2026-02-24T21:11:00Z"/>
          <w:trPrChange w:id="1551" w:author="ASUS MAXIMUS IX HERO" w:date="2026-03-01T20:01:00Z">
            <w:trPr>
              <w:tblCellSpacing w:w="15" w:type="dxa"/>
            </w:trPr>
          </w:trPrChange>
        </w:trPr>
        <w:tc>
          <w:tcPr>
            <w:tcW w:w="0" w:type="auto"/>
            <w:vAlign w:val="center"/>
            <w:tcPrChange w:id="1552" w:author="ASUS MAXIMUS IX HERO" w:date="2026-03-01T20:01:00Z">
              <w:tcPr>
                <w:tcW w:w="0" w:type="auto"/>
                <w:vAlign w:val="center"/>
              </w:tcPr>
            </w:tcPrChange>
          </w:tcPr>
          <w:p w:rsidR="00E042BF" w:rsidRPr="00DA15A5" w:rsidRDefault="00E042BF" w:rsidP="00E042BF">
            <w:pPr>
              <w:spacing w:after="0"/>
              <w:rPr>
                <w:ins w:id="1553" w:author="ASUS MAXIMUS IX HERO" w:date="2026-02-24T21:11:00Z"/>
                <w:rFonts w:ascii="Times New Roman" w:eastAsia="Times New Roman" w:hAnsi="Times New Roman" w:cs="Times New Roman"/>
                <w:lang w:eastAsia="en-US"/>
              </w:rPr>
            </w:pPr>
          </w:p>
        </w:tc>
        <w:tc>
          <w:tcPr>
            <w:tcW w:w="0" w:type="auto"/>
            <w:vAlign w:val="center"/>
            <w:tcPrChange w:id="1554" w:author="ASUS MAXIMUS IX HERO" w:date="2026-03-01T20:01:00Z">
              <w:tcPr>
                <w:tcW w:w="0" w:type="auto"/>
                <w:vAlign w:val="center"/>
              </w:tcPr>
            </w:tcPrChange>
          </w:tcPr>
          <w:p w:rsidR="00E042BF" w:rsidRPr="00DA15A5" w:rsidRDefault="00E042BF" w:rsidP="00E042BF">
            <w:pPr>
              <w:spacing w:after="0"/>
              <w:rPr>
                <w:ins w:id="1555" w:author="ASUS MAXIMUS IX HERO" w:date="2026-02-24T21:11:00Z"/>
                <w:rFonts w:ascii="Times New Roman" w:eastAsia="Times New Roman" w:hAnsi="Times New Roman" w:cs="Times New Roman"/>
                <w:lang w:eastAsia="en-US"/>
              </w:rPr>
            </w:pPr>
          </w:p>
        </w:tc>
        <w:tc>
          <w:tcPr>
            <w:tcW w:w="0" w:type="auto"/>
            <w:vAlign w:val="center"/>
            <w:tcPrChange w:id="1556" w:author="ASUS MAXIMUS IX HERO" w:date="2026-03-01T20:01:00Z">
              <w:tcPr>
                <w:tcW w:w="0" w:type="auto"/>
                <w:vAlign w:val="center"/>
              </w:tcPr>
            </w:tcPrChange>
          </w:tcPr>
          <w:p w:rsidR="00E042BF" w:rsidRPr="00DA15A5" w:rsidRDefault="00E042BF" w:rsidP="00E042BF">
            <w:pPr>
              <w:spacing w:after="0"/>
              <w:jc w:val="right"/>
              <w:rPr>
                <w:ins w:id="1557" w:author="ASUS MAXIMUS IX HERO" w:date="2026-02-24T21:11:00Z"/>
                <w:rFonts w:ascii="Times New Roman" w:eastAsia="Times New Roman" w:hAnsi="Times New Roman" w:cs="Times New Roman"/>
                <w:sz w:val="20"/>
                <w:szCs w:val="20"/>
                <w:lang w:eastAsia="en-US"/>
              </w:rPr>
            </w:pPr>
          </w:p>
        </w:tc>
        <w:tc>
          <w:tcPr>
            <w:tcW w:w="0" w:type="auto"/>
            <w:vAlign w:val="center"/>
            <w:tcPrChange w:id="1558" w:author="ASUS MAXIMUS IX HERO" w:date="2026-03-01T20:01:00Z">
              <w:tcPr>
                <w:tcW w:w="0" w:type="auto"/>
                <w:vAlign w:val="center"/>
              </w:tcPr>
            </w:tcPrChange>
          </w:tcPr>
          <w:p w:rsidR="00E042BF" w:rsidRPr="00DA15A5" w:rsidRDefault="00E042BF" w:rsidP="00E042BF">
            <w:pPr>
              <w:spacing w:after="0"/>
              <w:jc w:val="right"/>
              <w:rPr>
                <w:ins w:id="1559" w:author="ASUS MAXIMUS IX HERO" w:date="2026-02-24T21:11:00Z"/>
                <w:rFonts w:ascii="Times New Roman" w:eastAsia="Times New Roman" w:hAnsi="Times New Roman" w:cs="Times New Roman"/>
                <w:sz w:val="20"/>
                <w:szCs w:val="20"/>
                <w:lang w:eastAsia="en-US"/>
              </w:rPr>
            </w:pPr>
          </w:p>
        </w:tc>
      </w:tr>
      <w:tr w:rsidR="00E042BF" w:rsidRPr="00DA15A5" w:rsidTr="00E507CF">
        <w:trPr>
          <w:tblCellSpacing w:w="15" w:type="dxa"/>
          <w:ins w:id="1560" w:author="ASUS MAXIMUS IX HERO" w:date="2026-02-24T21:11:00Z"/>
          <w:trPrChange w:id="1561" w:author="ASUS MAXIMUS IX HERO" w:date="2026-03-01T20:01:00Z">
            <w:trPr>
              <w:tblCellSpacing w:w="15" w:type="dxa"/>
            </w:trPr>
          </w:trPrChange>
        </w:trPr>
        <w:tc>
          <w:tcPr>
            <w:tcW w:w="0" w:type="auto"/>
            <w:vAlign w:val="center"/>
            <w:tcPrChange w:id="1562" w:author="ASUS MAXIMUS IX HERO" w:date="2026-03-01T20:01:00Z">
              <w:tcPr>
                <w:tcW w:w="0" w:type="auto"/>
                <w:vAlign w:val="center"/>
              </w:tcPr>
            </w:tcPrChange>
          </w:tcPr>
          <w:p w:rsidR="00E042BF" w:rsidRPr="00DA15A5" w:rsidRDefault="00E042BF" w:rsidP="00E042BF">
            <w:pPr>
              <w:spacing w:after="0"/>
              <w:rPr>
                <w:ins w:id="1563" w:author="ASUS MAXIMUS IX HERO" w:date="2026-02-24T21:11:00Z"/>
                <w:rFonts w:ascii="Times New Roman" w:eastAsia="Times New Roman" w:hAnsi="Times New Roman" w:cs="Times New Roman"/>
                <w:lang w:eastAsia="en-US"/>
              </w:rPr>
            </w:pPr>
          </w:p>
        </w:tc>
        <w:tc>
          <w:tcPr>
            <w:tcW w:w="0" w:type="auto"/>
            <w:vAlign w:val="center"/>
            <w:tcPrChange w:id="1564" w:author="ASUS MAXIMUS IX HERO" w:date="2026-03-01T20:01:00Z">
              <w:tcPr>
                <w:tcW w:w="0" w:type="auto"/>
                <w:vAlign w:val="center"/>
              </w:tcPr>
            </w:tcPrChange>
          </w:tcPr>
          <w:p w:rsidR="00E042BF" w:rsidRPr="00DA15A5" w:rsidRDefault="00E042BF" w:rsidP="00E042BF">
            <w:pPr>
              <w:spacing w:after="0"/>
              <w:rPr>
                <w:ins w:id="1565" w:author="ASUS MAXIMUS IX HERO" w:date="2026-02-24T21:11:00Z"/>
                <w:rFonts w:ascii="Times New Roman" w:eastAsia="Times New Roman" w:hAnsi="Times New Roman" w:cs="Times New Roman"/>
                <w:lang w:eastAsia="en-US"/>
              </w:rPr>
            </w:pPr>
          </w:p>
        </w:tc>
        <w:tc>
          <w:tcPr>
            <w:tcW w:w="0" w:type="auto"/>
            <w:vAlign w:val="center"/>
            <w:tcPrChange w:id="1566" w:author="ASUS MAXIMUS IX HERO" w:date="2026-03-01T20:01:00Z">
              <w:tcPr>
                <w:tcW w:w="0" w:type="auto"/>
                <w:vAlign w:val="center"/>
              </w:tcPr>
            </w:tcPrChange>
          </w:tcPr>
          <w:p w:rsidR="00E042BF" w:rsidRPr="00DA15A5" w:rsidRDefault="00E042BF" w:rsidP="00E042BF">
            <w:pPr>
              <w:spacing w:after="0"/>
              <w:jc w:val="right"/>
              <w:rPr>
                <w:ins w:id="1567" w:author="ASUS MAXIMUS IX HERO" w:date="2026-02-24T21:11:00Z"/>
                <w:rFonts w:ascii="Times New Roman" w:eastAsia="Times New Roman" w:hAnsi="Times New Roman" w:cs="Times New Roman"/>
                <w:sz w:val="20"/>
                <w:szCs w:val="20"/>
                <w:lang w:eastAsia="en-US"/>
              </w:rPr>
            </w:pPr>
          </w:p>
        </w:tc>
        <w:tc>
          <w:tcPr>
            <w:tcW w:w="0" w:type="auto"/>
            <w:vAlign w:val="center"/>
            <w:tcPrChange w:id="1568" w:author="ASUS MAXIMUS IX HERO" w:date="2026-03-01T20:01:00Z">
              <w:tcPr>
                <w:tcW w:w="0" w:type="auto"/>
                <w:vAlign w:val="center"/>
              </w:tcPr>
            </w:tcPrChange>
          </w:tcPr>
          <w:p w:rsidR="00E042BF" w:rsidRPr="00DA15A5" w:rsidRDefault="00E042BF" w:rsidP="00E042BF">
            <w:pPr>
              <w:spacing w:after="0"/>
              <w:jc w:val="right"/>
              <w:rPr>
                <w:ins w:id="1569" w:author="ASUS MAXIMUS IX HERO" w:date="2026-02-24T21:11:00Z"/>
                <w:rFonts w:ascii="Times New Roman" w:eastAsia="Times New Roman" w:hAnsi="Times New Roman" w:cs="Times New Roman"/>
                <w:sz w:val="20"/>
                <w:szCs w:val="20"/>
                <w:lang w:eastAsia="en-US"/>
              </w:rPr>
            </w:pPr>
          </w:p>
        </w:tc>
      </w:tr>
    </w:tbl>
    <w:tbl>
      <w:tblPr>
        <w:tblStyle w:val="TableGrid"/>
        <w:tblpPr w:leftFromText="180" w:rightFromText="180" w:vertAnchor="text" w:horzAnchor="margin" w:tblpY="-1512"/>
        <w:tblW w:w="0" w:type="auto"/>
        <w:tblLook w:val="04A0" w:firstRow="1" w:lastRow="0" w:firstColumn="1" w:lastColumn="0" w:noHBand="0" w:noVBand="1"/>
      </w:tblPr>
      <w:tblGrid>
        <w:gridCol w:w="1417"/>
        <w:gridCol w:w="1329"/>
        <w:gridCol w:w="2056"/>
      </w:tblGrid>
      <w:tr w:rsidR="00A4037A" w:rsidRPr="00C551E7" w:rsidTr="00A4037A">
        <w:trPr>
          <w:ins w:id="1570" w:author="ASUS MAXIMUS IX HERO" w:date="2026-03-01T20:11:00Z"/>
        </w:trPr>
        <w:tc>
          <w:tcPr>
            <w:tcW w:w="0" w:type="auto"/>
            <w:hideMark/>
          </w:tcPr>
          <w:p w:rsidR="00A4037A" w:rsidRPr="00C551E7" w:rsidRDefault="00A4037A" w:rsidP="00A4037A">
            <w:pPr>
              <w:jc w:val="center"/>
              <w:rPr>
                <w:ins w:id="1571" w:author="ASUS MAXIMUS IX HERO" w:date="2026-03-01T20:11:00Z"/>
                <w:rFonts w:ascii="Times New Roman" w:eastAsia="Times New Roman" w:hAnsi="Times New Roman" w:cs="Times New Roman"/>
                <w:b/>
                <w:bCs/>
                <w:lang w:eastAsia="en-US"/>
              </w:rPr>
            </w:pPr>
            <w:ins w:id="1572" w:author="ASUS MAXIMUS IX HERO" w:date="2026-03-01T20:11:00Z">
              <w:r w:rsidRPr="00C551E7">
                <w:rPr>
                  <w:rFonts w:ascii="Times New Roman" w:eastAsia="Times New Roman" w:hAnsi="Times New Roman" w:cs="Times New Roman"/>
                  <w:b/>
                  <w:bCs/>
                  <w:lang w:eastAsia="en-US"/>
                </w:rPr>
                <w:t>Component</w:t>
              </w:r>
            </w:ins>
          </w:p>
        </w:tc>
        <w:tc>
          <w:tcPr>
            <w:tcW w:w="0" w:type="auto"/>
            <w:hideMark/>
          </w:tcPr>
          <w:p w:rsidR="00A4037A" w:rsidRPr="00C551E7" w:rsidRDefault="00A4037A" w:rsidP="00A4037A">
            <w:pPr>
              <w:jc w:val="right"/>
              <w:rPr>
                <w:ins w:id="1573" w:author="ASUS MAXIMUS IX HERO" w:date="2026-03-01T20:11:00Z"/>
                <w:rFonts w:ascii="Times New Roman" w:eastAsia="Times New Roman" w:hAnsi="Times New Roman" w:cs="Times New Roman"/>
                <w:b/>
                <w:bCs/>
                <w:lang w:eastAsia="en-US"/>
              </w:rPr>
            </w:pPr>
            <w:ins w:id="1574" w:author="ASUS MAXIMUS IX HERO" w:date="2026-03-01T20:11:00Z">
              <w:r w:rsidRPr="00C551E7">
                <w:rPr>
                  <w:rFonts w:ascii="Times New Roman" w:eastAsia="Times New Roman" w:hAnsi="Times New Roman" w:cs="Times New Roman"/>
                  <w:b/>
                  <w:bCs/>
                  <w:lang w:eastAsia="en-US"/>
                </w:rPr>
                <w:t>Power (W)</w:t>
              </w:r>
            </w:ins>
          </w:p>
        </w:tc>
        <w:tc>
          <w:tcPr>
            <w:tcW w:w="0" w:type="auto"/>
            <w:hideMark/>
          </w:tcPr>
          <w:p w:rsidR="00A4037A" w:rsidRPr="00C551E7" w:rsidRDefault="00A4037A" w:rsidP="00A4037A">
            <w:pPr>
              <w:jc w:val="right"/>
              <w:rPr>
                <w:ins w:id="1575" w:author="ASUS MAXIMUS IX HERO" w:date="2026-03-01T20:11:00Z"/>
                <w:rFonts w:ascii="Times New Roman" w:eastAsia="Times New Roman" w:hAnsi="Times New Roman" w:cs="Times New Roman"/>
                <w:b/>
                <w:bCs/>
                <w:lang w:eastAsia="en-US"/>
              </w:rPr>
            </w:pPr>
            <w:ins w:id="1576" w:author="ASUS MAXIMUS IX HERO" w:date="2026-03-01T20:11:00Z">
              <w:r w:rsidRPr="00C551E7">
                <w:rPr>
                  <w:rFonts w:ascii="Times New Roman" w:eastAsia="Times New Roman" w:hAnsi="Times New Roman" w:cs="Times New Roman"/>
                  <w:b/>
                  <w:bCs/>
                  <w:lang w:eastAsia="en-US"/>
                </w:rPr>
                <w:t>Share of Dynamic</w:t>
              </w:r>
            </w:ins>
          </w:p>
        </w:tc>
      </w:tr>
      <w:tr w:rsidR="00A4037A" w:rsidRPr="00C551E7" w:rsidTr="00A4037A">
        <w:trPr>
          <w:ins w:id="1577" w:author="ASUS MAXIMUS IX HERO" w:date="2026-03-01T20:11:00Z"/>
        </w:trPr>
        <w:tc>
          <w:tcPr>
            <w:tcW w:w="0" w:type="auto"/>
            <w:hideMark/>
          </w:tcPr>
          <w:p w:rsidR="00A4037A" w:rsidRPr="00C551E7" w:rsidRDefault="00A4037A" w:rsidP="00A4037A">
            <w:pPr>
              <w:rPr>
                <w:ins w:id="1578" w:author="ASUS MAXIMUS IX HERO" w:date="2026-03-01T20:11:00Z"/>
                <w:rFonts w:ascii="Times New Roman" w:eastAsia="Times New Roman" w:hAnsi="Times New Roman" w:cs="Times New Roman"/>
                <w:lang w:eastAsia="en-US"/>
              </w:rPr>
            </w:pPr>
            <w:ins w:id="1579" w:author="ASUS MAXIMUS IX HERO" w:date="2026-03-01T20:11:00Z">
              <w:r w:rsidRPr="00C551E7">
                <w:rPr>
                  <w:rFonts w:ascii="Times New Roman" w:eastAsia="Times New Roman" w:hAnsi="Times New Roman" w:cs="Times New Roman"/>
                  <w:lang w:eastAsia="en-US"/>
                </w:rPr>
                <w:t>Clocks</w:t>
              </w:r>
            </w:ins>
          </w:p>
        </w:tc>
        <w:tc>
          <w:tcPr>
            <w:tcW w:w="0" w:type="auto"/>
            <w:hideMark/>
          </w:tcPr>
          <w:p w:rsidR="00A4037A" w:rsidRPr="00C551E7" w:rsidRDefault="00A4037A" w:rsidP="00A4037A">
            <w:pPr>
              <w:jc w:val="right"/>
              <w:rPr>
                <w:ins w:id="1580" w:author="ASUS MAXIMUS IX HERO" w:date="2026-03-01T20:11:00Z"/>
                <w:rFonts w:ascii="Times New Roman" w:eastAsia="Times New Roman" w:hAnsi="Times New Roman" w:cs="Times New Roman"/>
                <w:lang w:eastAsia="en-US"/>
              </w:rPr>
            </w:pPr>
            <w:ins w:id="1581" w:author="ASUS MAXIMUS IX HERO" w:date="2026-03-01T20:11:00Z">
              <w:r w:rsidRPr="00C551E7">
                <w:rPr>
                  <w:rFonts w:ascii="Times New Roman" w:eastAsia="Times New Roman" w:hAnsi="Times New Roman" w:cs="Times New Roman"/>
                  <w:lang w:eastAsia="en-US"/>
                </w:rPr>
                <w:t>0.004</w:t>
              </w:r>
            </w:ins>
          </w:p>
        </w:tc>
        <w:tc>
          <w:tcPr>
            <w:tcW w:w="0" w:type="auto"/>
            <w:hideMark/>
          </w:tcPr>
          <w:p w:rsidR="00A4037A" w:rsidRPr="00C551E7" w:rsidRDefault="00A4037A" w:rsidP="00A4037A">
            <w:pPr>
              <w:jc w:val="right"/>
              <w:rPr>
                <w:ins w:id="1582" w:author="ASUS MAXIMUS IX HERO" w:date="2026-03-01T20:11:00Z"/>
                <w:rFonts w:ascii="Times New Roman" w:eastAsia="Times New Roman" w:hAnsi="Times New Roman" w:cs="Times New Roman"/>
                <w:lang w:eastAsia="en-US"/>
              </w:rPr>
            </w:pPr>
            <w:ins w:id="1583" w:author="ASUS MAXIMUS IX HERO" w:date="2026-03-01T20:11:00Z">
              <w:r w:rsidRPr="00C551E7">
                <w:rPr>
                  <w:rFonts w:ascii="Times New Roman" w:eastAsia="Times New Roman" w:hAnsi="Times New Roman" w:cs="Times New Roman"/>
                  <w:lang w:eastAsia="en-US"/>
                </w:rPr>
                <w:t>3%</w:t>
              </w:r>
            </w:ins>
          </w:p>
        </w:tc>
      </w:tr>
      <w:tr w:rsidR="00A4037A" w:rsidRPr="00C551E7" w:rsidTr="00A4037A">
        <w:trPr>
          <w:ins w:id="1584" w:author="ASUS MAXIMUS IX HERO" w:date="2026-03-01T20:11:00Z"/>
        </w:trPr>
        <w:tc>
          <w:tcPr>
            <w:tcW w:w="0" w:type="auto"/>
            <w:hideMark/>
          </w:tcPr>
          <w:p w:rsidR="00A4037A" w:rsidRPr="00C551E7" w:rsidRDefault="00A4037A" w:rsidP="00A4037A">
            <w:pPr>
              <w:rPr>
                <w:ins w:id="1585" w:author="ASUS MAXIMUS IX HERO" w:date="2026-03-01T20:11:00Z"/>
                <w:rFonts w:ascii="Times New Roman" w:eastAsia="Times New Roman" w:hAnsi="Times New Roman" w:cs="Times New Roman"/>
                <w:lang w:eastAsia="en-US"/>
              </w:rPr>
            </w:pPr>
            <w:ins w:id="1586" w:author="ASUS MAXIMUS IX HERO" w:date="2026-03-01T20:11:00Z">
              <w:r w:rsidRPr="00C551E7">
                <w:rPr>
                  <w:rFonts w:ascii="Times New Roman" w:eastAsia="Times New Roman" w:hAnsi="Times New Roman" w:cs="Times New Roman"/>
                  <w:lang w:eastAsia="en-US"/>
                </w:rPr>
                <w:t>Signals</w:t>
              </w:r>
            </w:ins>
          </w:p>
        </w:tc>
        <w:tc>
          <w:tcPr>
            <w:tcW w:w="0" w:type="auto"/>
            <w:hideMark/>
          </w:tcPr>
          <w:p w:rsidR="00A4037A" w:rsidRPr="00C551E7" w:rsidRDefault="00A4037A" w:rsidP="00A4037A">
            <w:pPr>
              <w:jc w:val="right"/>
              <w:rPr>
                <w:ins w:id="1587" w:author="ASUS MAXIMUS IX HERO" w:date="2026-03-01T20:11:00Z"/>
                <w:rFonts w:ascii="Times New Roman" w:eastAsia="Times New Roman" w:hAnsi="Times New Roman" w:cs="Times New Roman"/>
                <w:lang w:eastAsia="en-US"/>
              </w:rPr>
            </w:pPr>
            <w:ins w:id="1588" w:author="ASUS MAXIMUS IX HERO" w:date="2026-03-01T20:11:00Z">
              <w:r w:rsidRPr="00C551E7">
                <w:rPr>
                  <w:rFonts w:ascii="Times New Roman" w:eastAsia="Times New Roman" w:hAnsi="Times New Roman" w:cs="Times New Roman"/>
                  <w:lang w:eastAsia="en-US"/>
                </w:rPr>
                <w:t>0.033</w:t>
              </w:r>
            </w:ins>
          </w:p>
        </w:tc>
        <w:tc>
          <w:tcPr>
            <w:tcW w:w="0" w:type="auto"/>
            <w:hideMark/>
          </w:tcPr>
          <w:p w:rsidR="00A4037A" w:rsidRPr="00C551E7" w:rsidRDefault="00A4037A" w:rsidP="00A4037A">
            <w:pPr>
              <w:jc w:val="right"/>
              <w:rPr>
                <w:ins w:id="1589" w:author="ASUS MAXIMUS IX HERO" w:date="2026-03-01T20:11:00Z"/>
                <w:rFonts w:ascii="Times New Roman" w:eastAsia="Times New Roman" w:hAnsi="Times New Roman" w:cs="Times New Roman"/>
                <w:lang w:eastAsia="en-US"/>
              </w:rPr>
            </w:pPr>
            <w:ins w:id="1590" w:author="ASUS MAXIMUS IX HERO" w:date="2026-03-01T20:11:00Z">
              <w:r w:rsidRPr="00C551E7">
                <w:rPr>
                  <w:rFonts w:ascii="Times New Roman" w:eastAsia="Times New Roman" w:hAnsi="Times New Roman" w:cs="Times New Roman"/>
                  <w:lang w:eastAsia="en-US"/>
                </w:rPr>
                <w:t>22%</w:t>
              </w:r>
            </w:ins>
          </w:p>
        </w:tc>
      </w:tr>
      <w:tr w:rsidR="00A4037A" w:rsidRPr="00C551E7" w:rsidTr="00A4037A">
        <w:trPr>
          <w:ins w:id="1591" w:author="ASUS MAXIMUS IX HERO" w:date="2026-03-01T20:11:00Z"/>
        </w:trPr>
        <w:tc>
          <w:tcPr>
            <w:tcW w:w="0" w:type="auto"/>
            <w:hideMark/>
          </w:tcPr>
          <w:p w:rsidR="00A4037A" w:rsidRPr="00C551E7" w:rsidRDefault="00A4037A" w:rsidP="00A4037A">
            <w:pPr>
              <w:rPr>
                <w:ins w:id="1592" w:author="ASUS MAXIMUS IX HERO" w:date="2026-03-01T20:11:00Z"/>
                <w:rFonts w:ascii="Times New Roman" w:eastAsia="Times New Roman" w:hAnsi="Times New Roman" w:cs="Times New Roman"/>
                <w:lang w:eastAsia="en-US"/>
              </w:rPr>
            </w:pPr>
            <w:ins w:id="1593" w:author="ASUS MAXIMUS IX HERO" w:date="2026-03-01T20:11:00Z">
              <w:r w:rsidRPr="00C551E7">
                <w:rPr>
                  <w:rFonts w:ascii="Times New Roman" w:eastAsia="Times New Roman" w:hAnsi="Times New Roman" w:cs="Times New Roman"/>
                  <w:lang w:eastAsia="en-US"/>
                </w:rPr>
                <w:t>Logic</w:t>
              </w:r>
            </w:ins>
          </w:p>
        </w:tc>
        <w:tc>
          <w:tcPr>
            <w:tcW w:w="0" w:type="auto"/>
            <w:hideMark/>
          </w:tcPr>
          <w:p w:rsidR="00A4037A" w:rsidRPr="00C551E7" w:rsidRDefault="00A4037A" w:rsidP="00A4037A">
            <w:pPr>
              <w:jc w:val="right"/>
              <w:rPr>
                <w:ins w:id="1594" w:author="ASUS MAXIMUS IX HERO" w:date="2026-03-01T20:11:00Z"/>
                <w:rFonts w:ascii="Times New Roman" w:eastAsia="Times New Roman" w:hAnsi="Times New Roman" w:cs="Times New Roman"/>
                <w:lang w:eastAsia="en-US"/>
              </w:rPr>
            </w:pPr>
            <w:ins w:id="1595" w:author="ASUS MAXIMUS IX HERO" w:date="2026-03-01T20:11:00Z">
              <w:r w:rsidRPr="00C551E7">
                <w:rPr>
                  <w:rFonts w:ascii="Times New Roman" w:eastAsia="Times New Roman" w:hAnsi="Times New Roman" w:cs="Times New Roman"/>
                  <w:lang w:eastAsia="en-US"/>
                </w:rPr>
                <w:t>0.035</w:t>
              </w:r>
            </w:ins>
          </w:p>
        </w:tc>
        <w:tc>
          <w:tcPr>
            <w:tcW w:w="0" w:type="auto"/>
            <w:hideMark/>
          </w:tcPr>
          <w:p w:rsidR="00A4037A" w:rsidRPr="00C551E7" w:rsidRDefault="00A4037A" w:rsidP="00A4037A">
            <w:pPr>
              <w:jc w:val="right"/>
              <w:rPr>
                <w:ins w:id="1596" w:author="ASUS MAXIMUS IX HERO" w:date="2026-03-01T20:11:00Z"/>
                <w:rFonts w:ascii="Times New Roman" w:eastAsia="Times New Roman" w:hAnsi="Times New Roman" w:cs="Times New Roman"/>
                <w:lang w:eastAsia="en-US"/>
              </w:rPr>
            </w:pPr>
            <w:ins w:id="1597" w:author="ASUS MAXIMUS IX HERO" w:date="2026-03-01T20:11:00Z">
              <w:r w:rsidRPr="00C551E7">
                <w:rPr>
                  <w:rFonts w:ascii="Times New Roman" w:eastAsia="Times New Roman" w:hAnsi="Times New Roman" w:cs="Times New Roman"/>
                  <w:lang w:eastAsia="en-US"/>
                </w:rPr>
                <w:t>23%</w:t>
              </w:r>
            </w:ins>
          </w:p>
        </w:tc>
      </w:tr>
      <w:tr w:rsidR="00A4037A" w:rsidRPr="00C551E7" w:rsidTr="00A4037A">
        <w:trPr>
          <w:ins w:id="1598" w:author="ASUS MAXIMUS IX HERO" w:date="2026-03-01T20:11:00Z"/>
        </w:trPr>
        <w:tc>
          <w:tcPr>
            <w:tcW w:w="0" w:type="auto"/>
            <w:hideMark/>
          </w:tcPr>
          <w:p w:rsidR="00A4037A" w:rsidRPr="00C551E7" w:rsidRDefault="00A4037A" w:rsidP="00A4037A">
            <w:pPr>
              <w:rPr>
                <w:ins w:id="1599" w:author="ASUS MAXIMUS IX HERO" w:date="2026-03-01T20:11:00Z"/>
                <w:rFonts w:ascii="Times New Roman" w:eastAsia="Times New Roman" w:hAnsi="Times New Roman" w:cs="Times New Roman"/>
                <w:lang w:eastAsia="en-US"/>
              </w:rPr>
            </w:pPr>
            <w:ins w:id="1600" w:author="ASUS MAXIMUS IX HERO" w:date="2026-03-01T20:11:00Z">
              <w:r w:rsidRPr="00C551E7">
                <w:rPr>
                  <w:rFonts w:ascii="Times New Roman" w:eastAsia="Times New Roman" w:hAnsi="Times New Roman" w:cs="Times New Roman"/>
                  <w:lang w:eastAsia="en-US"/>
                </w:rPr>
                <w:t>DSP</w:t>
              </w:r>
            </w:ins>
          </w:p>
        </w:tc>
        <w:tc>
          <w:tcPr>
            <w:tcW w:w="0" w:type="auto"/>
            <w:hideMark/>
          </w:tcPr>
          <w:p w:rsidR="00A4037A" w:rsidRPr="00C551E7" w:rsidRDefault="00A4037A" w:rsidP="00A4037A">
            <w:pPr>
              <w:jc w:val="right"/>
              <w:rPr>
                <w:ins w:id="1601" w:author="ASUS MAXIMUS IX HERO" w:date="2026-03-01T20:11:00Z"/>
                <w:rFonts w:ascii="Times New Roman" w:eastAsia="Times New Roman" w:hAnsi="Times New Roman" w:cs="Times New Roman"/>
                <w:lang w:eastAsia="en-US"/>
              </w:rPr>
            </w:pPr>
            <w:ins w:id="1602" w:author="ASUS MAXIMUS IX HERO" w:date="2026-03-01T20:11:00Z">
              <w:r w:rsidRPr="00C551E7">
                <w:rPr>
                  <w:rFonts w:ascii="Times New Roman" w:eastAsia="Times New Roman" w:hAnsi="Times New Roman" w:cs="Times New Roman"/>
                  <w:lang w:eastAsia="en-US"/>
                </w:rPr>
                <w:t>0.034</w:t>
              </w:r>
            </w:ins>
          </w:p>
        </w:tc>
        <w:tc>
          <w:tcPr>
            <w:tcW w:w="0" w:type="auto"/>
            <w:hideMark/>
          </w:tcPr>
          <w:p w:rsidR="00A4037A" w:rsidRPr="00C551E7" w:rsidRDefault="00A4037A" w:rsidP="00A4037A">
            <w:pPr>
              <w:jc w:val="right"/>
              <w:rPr>
                <w:ins w:id="1603" w:author="ASUS MAXIMUS IX HERO" w:date="2026-03-01T20:11:00Z"/>
                <w:rFonts w:ascii="Times New Roman" w:eastAsia="Times New Roman" w:hAnsi="Times New Roman" w:cs="Times New Roman"/>
                <w:lang w:eastAsia="en-US"/>
              </w:rPr>
            </w:pPr>
            <w:ins w:id="1604" w:author="ASUS MAXIMUS IX HERO" w:date="2026-03-01T20:11:00Z">
              <w:r w:rsidRPr="00C551E7">
                <w:rPr>
                  <w:rFonts w:ascii="Times New Roman" w:eastAsia="Times New Roman" w:hAnsi="Times New Roman" w:cs="Times New Roman"/>
                  <w:lang w:eastAsia="en-US"/>
                </w:rPr>
                <w:t>23%</w:t>
              </w:r>
            </w:ins>
          </w:p>
        </w:tc>
      </w:tr>
      <w:tr w:rsidR="00A4037A" w:rsidRPr="00C551E7" w:rsidTr="00A4037A">
        <w:trPr>
          <w:ins w:id="1605" w:author="ASUS MAXIMUS IX HERO" w:date="2026-03-01T20:11:00Z"/>
        </w:trPr>
        <w:tc>
          <w:tcPr>
            <w:tcW w:w="0" w:type="auto"/>
            <w:hideMark/>
          </w:tcPr>
          <w:p w:rsidR="00A4037A" w:rsidRPr="00C551E7" w:rsidRDefault="00A4037A" w:rsidP="00A4037A">
            <w:pPr>
              <w:rPr>
                <w:ins w:id="1606" w:author="ASUS MAXIMUS IX HERO" w:date="2026-03-01T20:11:00Z"/>
                <w:rFonts w:ascii="Times New Roman" w:eastAsia="Times New Roman" w:hAnsi="Times New Roman" w:cs="Times New Roman"/>
                <w:lang w:eastAsia="en-US"/>
              </w:rPr>
            </w:pPr>
            <w:ins w:id="1607" w:author="ASUS MAXIMUS IX HERO" w:date="2026-03-01T20:11:00Z">
              <w:r w:rsidRPr="00C551E7">
                <w:rPr>
                  <w:rFonts w:ascii="Times New Roman" w:eastAsia="Times New Roman" w:hAnsi="Times New Roman" w:cs="Times New Roman"/>
                  <w:lang w:eastAsia="en-US"/>
                </w:rPr>
                <w:t>I/O</w:t>
              </w:r>
            </w:ins>
          </w:p>
        </w:tc>
        <w:tc>
          <w:tcPr>
            <w:tcW w:w="0" w:type="auto"/>
            <w:hideMark/>
          </w:tcPr>
          <w:p w:rsidR="00A4037A" w:rsidRPr="00C551E7" w:rsidRDefault="00A4037A" w:rsidP="00A4037A">
            <w:pPr>
              <w:jc w:val="right"/>
              <w:rPr>
                <w:ins w:id="1608" w:author="ASUS MAXIMUS IX HERO" w:date="2026-03-01T20:11:00Z"/>
                <w:rFonts w:ascii="Times New Roman" w:eastAsia="Times New Roman" w:hAnsi="Times New Roman" w:cs="Times New Roman"/>
                <w:lang w:eastAsia="en-US"/>
              </w:rPr>
            </w:pPr>
            <w:ins w:id="1609" w:author="ASUS MAXIMUS IX HERO" w:date="2026-03-01T20:11:00Z">
              <w:r w:rsidRPr="00C551E7">
                <w:rPr>
                  <w:rFonts w:ascii="Times New Roman" w:eastAsia="Times New Roman" w:hAnsi="Times New Roman" w:cs="Times New Roman"/>
                  <w:lang w:eastAsia="en-US"/>
                </w:rPr>
                <w:t>0.043</w:t>
              </w:r>
            </w:ins>
          </w:p>
        </w:tc>
        <w:tc>
          <w:tcPr>
            <w:tcW w:w="0" w:type="auto"/>
            <w:hideMark/>
          </w:tcPr>
          <w:p w:rsidR="00A4037A" w:rsidRPr="00C551E7" w:rsidRDefault="00A4037A" w:rsidP="00A4037A">
            <w:pPr>
              <w:jc w:val="right"/>
              <w:rPr>
                <w:ins w:id="1610" w:author="ASUS MAXIMUS IX HERO" w:date="2026-03-01T20:11:00Z"/>
                <w:rFonts w:ascii="Times New Roman" w:eastAsia="Times New Roman" w:hAnsi="Times New Roman" w:cs="Times New Roman"/>
                <w:lang w:eastAsia="en-US"/>
              </w:rPr>
            </w:pPr>
            <w:ins w:id="1611" w:author="ASUS MAXIMUS IX HERO" w:date="2026-03-01T20:11:00Z">
              <w:r w:rsidRPr="00C551E7">
                <w:rPr>
                  <w:rFonts w:ascii="Times New Roman" w:eastAsia="Times New Roman" w:hAnsi="Times New Roman" w:cs="Times New Roman"/>
                  <w:lang w:eastAsia="en-US"/>
                </w:rPr>
                <w:t>29%</w:t>
              </w:r>
            </w:ins>
          </w:p>
        </w:tc>
      </w:tr>
    </w:tbl>
    <w:p w:rsidR="00E042BF" w:rsidRDefault="00E042BF" w:rsidP="00D17753">
      <w:pPr>
        <w:pStyle w:val="BodyText"/>
        <w:rPr>
          <w:ins w:id="1612" w:author="ASUS MAXIMUS IX HERO" w:date="2026-03-01T20:11:00Z"/>
          <w:rFonts w:ascii="Times New Roman" w:eastAsia="Times New Roman" w:hAnsi="Times New Roman" w:cs="Times New Roman"/>
        </w:rPr>
      </w:pPr>
    </w:p>
    <w:p w:rsidR="00A4037A" w:rsidRDefault="00A4037A" w:rsidP="00D17753">
      <w:pPr>
        <w:pStyle w:val="BodyText"/>
        <w:rPr>
          <w:ins w:id="1613" w:author="ASUS MAXIMUS IX HERO" w:date="2026-03-01T20:11:00Z"/>
          <w:rFonts w:ascii="Times New Roman" w:eastAsia="Times New Roman" w:hAnsi="Times New Roman" w:cs="Times New Roman"/>
        </w:rPr>
      </w:pPr>
    </w:p>
    <w:p w:rsidR="00A4037A" w:rsidRDefault="00A4037A" w:rsidP="00D17753">
      <w:pPr>
        <w:pStyle w:val="BodyText"/>
        <w:rPr>
          <w:ins w:id="1614" w:author="ASUS MAXIMUS IX HERO" w:date="2026-03-01T20:11:00Z"/>
          <w:rFonts w:ascii="Times New Roman" w:eastAsia="Times New Roman" w:hAnsi="Times New Roman" w:cs="Times New Roman"/>
        </w:rPr>
      </w:pPr>
    </w:p>
    <w:p w:rsidR="00E042BF" w:rsidRPr="00DA15A5" w:rsidRDefault="00E042BF" w:rsidP="00D17753">
      <w:pPr>
        <w:pStyle w:val="BodyText"/>
        <w:rPr>
          <w:ins w:id="1615" w:author="ASUS MAXIMUS IX HERO" w:date="2026-02-24T21:12:00Z"/>
          <w:rFonts w:ascii="Times New Roman" w:eastAsia="Times New Roman" w:hAnsi="Times New Roman" w:cs="Times New Roman"/>
        </w:rPr>
      </w:pPr>
    </w:p>
    <w:p w:rsidR="00E042BF" w:rsidRPr="00DA15A5" w:rsidRDefault="00E042BF" w:rsidP="00E042BF">
      <w:pPr>
        <w:pStyle w:val="Heading4"/>
        <w:rPr>
          <w:ins w:id="1616" w:author="ASUS MAXIMUS IX HERO" w:date="2026-02-24T21:12:00Z"/>
          <w:rFonts w:ascii="Times New Roman" w:hAnsi="Times New Roman" w:cs="Times New Roman"/>
          <w:rPrChange w:id="1617" w:author="ASUS MAXIMUS IX HERO" w:date="2026-03-01T19:18:00Z">
            <w:rPr>
              <w:ins w:id="1618" w:author="ASUS MAXIMUS IX HERO" w:date="2026-02-24T21:12:00Z"/>
            </w:rPr>
          </w:rPrChange>
        </w:rPr>
      </w:pPr>
      <w:ins w:id="1619" w:author="ASUS MAXIMUS IX HERO" w:date="2026-02-24T21:12:00Z">
        <w:r w:rsidRPr="00DA15A5">
          <w:rPr>
            <w:rFonts w:ascii="Times New Roman" w:hAnsi="Times New Roman" w:cs="Times New Roman"/>
            <w:rPrChange w:id="1620" w:author="ASUS MAXIMUS IX HERO" w:date="2026-03-01T19:18:00Z">
              <w:rPr/>
            </w:rPrChange>
          </w:rPr>
          <w:lastRenderedPageBreak/>
          <w:t>3.2 Timing closure, WNS, and Fmax</w:t>
        </w:r>
      </w:ins>
    </w:p>
    <w:p w:rsidR="00E042BF" w:rsidRPr="00DA15A5" w:rsidRDefault="00E042BF" w:rsidP="00E042BF">
      <w:pPr>
        <w:pStyle w:val="NormalWeb"/>
        <w:rPr>
          <w:ins w:id="1621" w:author="ASUS MAXIMUS IX HERO" w:date="2026-02-24T21:12:00Z"/>
        </w:rPr>
      </w:pPr>
      <w:ins w:id="1622" w:author="ASUS MAXIMUS IX HERO" w:date="2026-02-24T21:12:00Z">
        <w:r w:rsidRPr="00DA15A5">
          <w:t>Timing results are summarized with:</w:t>
        </w:r>
      </w:ins>
    </w:p>
    <w:p w:rsidR="00E042BF" w:rsidRPr="00DA15A5" w:rsidRDefault="00E042BF" w:rsidP="00E042BF">
      <w:pPr>
        <w:pStyle w:val="NormalWeb"/>
        <w:numPr>
          <w:ilvl w:val="0"/>
          <w:numId w:val="22"/>
        </w:numPr>
        <w:rPr>
          <w:ins w:id="1623" w:author="ASUS MAXIMUS IX HERO" w:date="2026-02-24T21:12:00Z"/>
        </w:rPr>
      </w:pPr>
      <w:ins w:id="1624" w:author="ASUS MAXIMUS IX HERO" w:date="2026-02-24T21:12:00Z">
        <w:r w:rsidRPr="00DA15A5">
          <w:rPr>
            <w:rStyle w:val="Strong"/>
          </w:rPr>
          <w:t>WNS (Worst Negative Slack)</w:t>
        </w:r>
      </w:ins>
    </w:p>
    <w:p w:rsidR="00E042BF" w:rsidRPr="00DA15A5" w:rsidRDefault="00E042BF" w:rsidP="00E042BF">
      <w:pPr>
        <w:pStyle w:val="NormalWeb"/>
        <w:numPr>
          <w:ilvl w:val="0"/>
          <w:numId w:val="22"/>
        </w:numPr>
        <w:rPr>
          <w:ins w:id="1625" w:author="ASUS MAXIMUS IX HERO" w:date="2026-02-24T21:12:00Z"/>
        </w:rPr>
      </w:pPr>
      <w:ins w:id="1626" w:author="ASUS MAXIMUS IX HERO" w:date="2026-02-24T21:12:00Z">
        <w:r w:rsidRPr="00DA15A5">
          <w:rPr>
            <w:rStyle w:val="Strong"/>
          </w:rPr>
          <w:t>TNS (Total Negative Slack)</w:t>
        </w:r>
      </w:ins>
    </w:p>
    <w:p w:rsidR="00E042BF" w:rsidRPr="00DA15A5" w:rsidRDefault="00E042BF" w:rsidP="00E042BF">
      <w:pPr>
        <w:pStyle w:val="NormalWeb"/>
        <w:numPr>
          <w:ilvl w:val="0"/>
          <w:numId w:val="22"/>
        </w:numPr>
        <w:rPr>
          <w:ins w:id="1627" w:author="ASUS MAXIMUS IX HERO" w:date="2026-02-24T21:12:00Z"/>
        </w:rPr>
      </w:pPr>
      <w:ins w:id="1628" w:author="ASUS MAXIMUS IX HERO" w:date="2026-02-24T21:12:00Z">
        <w:r w:rsidRPr="00DA15A5">
          <w:t xml:space="preserve">clock constraint period </w:t>
        </w:r>
        <w:r w:rsidRPr="00DA15A5">
          <w:rPr>
            <w:rStyle w:val="mord"/>
          </w:rPr>
          <w:t>Tclk</w:t>
        </w:r>
        <w:r w:rsidRPr="00DA15A5">
          <w:rPr>
            <w:rStyle w:val="vlist-s"/>
            <w:rFonts w:eastAsiaTheme="majorEastAsia"/>
          </w:rPr>
          <w:t>​</w:t>
        </w:r>
      </w:ins>
    </w:p>
    <w:p w:rsidR="00E042BF" w:rsidRPr="00DA15A5" w:rsidRDefault="00E042BF" w:rsidP="00E042BF">
      <w:pPr>
        <w:pStyle w:val="NormalWeb"/>
        <w:rPr>
          <w:ins w:id="1629" w:author="ASUS MAXIMUS IX HERO" w:date="2026-02-24T21:12:00Z"/>
        </w:rPr>
      </w:pPr>
      <w:ins w:id="1630" w:author="ASUS MAXIMUS IX HERO" w:date="2026-02-24T21:12:00Z">
        <w:r w:rsidRPr="00DA15A5">
          <w:t xml:space="preserve">A design meets timing if </w:t>
        </w:r>
        <w:r w:rsidRPr="00DA15A5">
          <w:rPr>
            <w:rStyle w:val="Strong"/>
          </w:rPr>
          <w:t>WNS ≥ 0</w:t>
        </w:r>
        <w:r w:rsidRPr="00DA15A5">
          <w:t>. The effective critical path delay is approximately:</w:t>
        </w:r>
      </w:ins>
    </w:p>
    <w:p w:rsidR="00E042BF" w:rsidRPr="00DA15A5" w:rsidRDefault="00644F19" w:rsidP="00D17753">
      <w:pPr>
        <w:pStyle w:val="BodyText"/>
        <w:rPr>
          <w:ins w:id="1631" w:author="ASUS MAXIMUS IX HERO" w:date="2026-02-24T21:11:00Z"/>
          <w:rFonts w:ascii="Times New Roman" w:eastAsia="Times New Roman" w:hAnsi="Times New Roman" w:cs="Times New Roman"/>
        </w:rPr>
      </w:pPr>
      <m:oMathPara>
        <m:oMath>
          <m:sSub>
            <m:sSubPr>
              <m:ctrlPr>
                <w:ins w:id="1632" w:author="ASUS MAXIMUS IX HERO" w:date="2026-02-24T21:12:00Z">
                  <w:rPr>
                    <w:rFonts w:ascii="Cambria Math" w:eastAsia="Times New Roman" w:hAnsi="Cambria Math" w:cs="Times New Roman"/>
                  </w:rPr>
                </w:ins>
              </m:ctrlPr>
            </m:sSubPr>
            <m:e>
              <m:r>
                <w:ins w:id="1633" w:author="ASUS MAXIMUS IX HERO" w:date="2026-02-24T21:12:00Z">
                  <w:rPr>
                    <w:rFonts w:ascii="Cambria Math" w:eastAsia="Times New Roman" w:hAnsi="Cambria Math" w:cs="Times New Roman"/>
                  </w:rPr>
                  <m:t>T</m:t>
                </w:ins>
              </m:r>
            </m:e>
            <m:sub>
              <m:r>
                <w:ins w:id="1634" w:author="ASUS MAXIMUS IX HERO" w:date="2026-02-24T21:12:00Z">
                  <w:rPr>
                    <w:rFonts w:ascii="Cambria Math" w:eastAsia="Times New Roman" w:hAnsi="Cambria Math" w:cs="Times New Roman"/>
                  </w:rPr>
                  <m:t>crit</m:t>
                </w:ins>
              </m:r>
            </m:sub>
          </m:sSub>
          <m:r>
            <w:ins w:id="1635" w:author="ASUS MAXIMUS IX HERO" w:date="2026-02-24T21:12:00Z">
              <w:rPr>
                <w:rFonts w:ascii="Cambria Math" w:eastAsia="Times New Roman" w:hAnsi="Cambria Math" w:cs="Times New Roman"/>
              </w:rPr>
              <m:t>≈</m:t>
            </w:ins>
          </m:r>
          <m:sSub>
            <m:sSubPr>
              <m:ctrlPr>
                <w:ins w:id="1636" w:author="ASUS MAXIMUS IX HERO" w:date="2026-02-24T21:12:00Z">
                  <w:rPr>
                    <w:rFonts w:ascii="Cambria Math" w:eastAsia="Times New Roman" w:hAnsi="Cambria Math" w:cs="Times New Roman"/>
                  </w:rPr>
                </w:ins>
              </m:ctrlPr>
            </m:sSubPr>
            <m:e>
              <m:r>
                <w:ins w:id="1637" w:author="ASUS MAXIMUS IX HERO" w:date="2026-02-24T21:12:00Z">
                  <w:rPr>
                    <w:rFonts w:ascii="Cambria Math" w:eastAsia="Times New Roman" w:hAnsi="Cambria Math" w:cs="Times New Roman"/>
                  </w:rPr>
                  <m:t>T</m:t>
                </w:ins>
              </m:r>
            </m:e>
            <m:sub>
              <m:r>
                <w:ins w:id="1638" w:author="ASUS MAXIMUS IX HERO" w:date="2026-02-24T21:12:00Z">
                  <w:rPr>
                    <w:rFonts w:ascii="Cambria Math" w:eastAsia="Times New Roman" w:hAnsi="Cambria Math" w:cs="Times New Roman"/>
                  </w:rPr>
                  <m:t>clk</m:t>
                </w:ins>
              </m:r>
            </m:sub>
          </m:sSub>
          <m:r>
            <w:ins w:id="1639" w:author="ASUS MAXIMUS IX HERO" w:date="2026-02-24T21:12:00Z">
              <w:rPr>
                <w:rFonts w:ascii="Cambria Math" w:eastAsia="Times New Roman" w:hAnsi="Cambria Math" w:cs="Times New Roman"/>
              </w:rPr>
              <m:t>-WNS</m:t>
            </w:ins>
          </m:r>
        </m:oMath>
      </m:oMathPara>
    </w:p>
    <w:p w:rsidR="00E042BF" w:rsidRPr="00DA15A5" w:rsidRDefault="00E042BF" w:rsidP="00D17753">
      <w:pPr>
        <w:pStyle w:val="BodyText"/>
        <w:rPr>
          <w:ins w:id="1640" w:author="ASUS MAXIMUS IX HERO" w:date="2026-02-24T21:11:00Z"/>
          <w:rFonts w:ascii="Times New Roman" w:eastAsia="Times New Roman" w:hAnsi="Times New Roman" w:cs="Times New Roman"/>
        </w:rPr>
      </w:pPr>
    </w:p>
    <w:p w:rsidR="00E042BF" w:rsidRPr="00DA15A5" w:rsidRDefault="00E042BF" w:rsidP="00D17753">
      <w:pPr>
        <w:pStyle w:val="BodyText"/>
        <w:rPr>
          <w:ins w:id="1641" w:author="ASUS MAXIMUS IX HERO" w:date="2026-02-24T21:12:00Z"/>
          <w:rFonts w:ascii="Times New Roman" w:hAnsi="Times New Roman" w:cs="Times New Roman"/>
          <w:rPrChange w:id="1642" w:author="ASUS MAXIMUS IX HERO" w:date="2026-03-01T19:18:00Z">
            <w:rPr>
              <w:ins w:id="1643" w:author="ASUS MAXIMUS IX HERO" w:date="2026-02-24T21:12:00Z"/>
            </w:rPr>
          </w:rPrChange>
        </w:rPr>
      </w:pPr>
      <w:ins w:id="1644" w:author="ASUS MAXIMUS IX HERO" w:date="2026-02-24T21:12:00Z">
        <w:r w:rsidRPr="00DA15A5">
          <w:rPr>
            <w:rFonts w:ascii="Times New Roman" w:hAnsi="Times New Roman" w:cs="Times New Roman"/>
            <w:rPrChange w:id="1645" w:author="ASUS MAXIMUS IX HERO" w:date="2026-03-01T19:18:00Z">
              <w:rPr/>
            </w:rPrChange>
          </w:rPr>
          <w:t>and the corresponding maximum frequency estimate is:</w:t>
        </w:r>
      </w:ins>
    </w:p>
    <w:p w:rsidR="00E042BF" w:rsidRPr="00DA15A5" w:rsidRDefault="00644F19" w:rsidP="00D17753">
      <w:pPr>
        <w:pStyle w:val="BodyText"/>
        <w:rPr>
          <w:ins w:id="1646" w:author="ASUS MAXIMUS IX HERO" w:date="2026-02-24T21:12:00Z"/>
          <w:rFonts w:ascii="Times New Roman" w:eastAsia="Times New Roman" w:hAnsi="Times New Roman" w:cs="Times New Roman"/>
        </w:rPr>
      </w:pPr>
      <m:oMathPara>
        <m:oMath>
          <m:sSub>
            <m:sSubPr>
              <m:ctrlPr>
                <w:ins w:id="1647" w:author="ASUS MAXIMUS IX HERO" w:date="2026-02-24T21:12:00Z">
                  <w:rPr>
                    <w:rFonts w:ascii="Cambria Math" w:eastAsia="Times New Roman" w:hAnsi="Cambria Math" w:cs="Times New Roman"/>
                  </w:rPr>
                </w:ins>
              </m:ctrlPr>
            </m:sSubPr>
            <m:e>
              <m:r>
                <w:ins w:id="1648" w:author="ASUS MAXIMUS IX HERO" w:date="2026-02-24T21:12:00Z">
                  <w:rPr>
                    <w:rFonts w:ascii="Cambria Math" w:eastAsia="Times New Roman" w:hAnsi="Cambria Math" w:cs="Times New Roman"/>
                  </w:rPr>
                  <m:t>F</m:t>
                </w:ins>
              </m:r>
            </m:e>
            <m:sub>
              <m:r>
                <w:ins w:id="1649" w:author="ASUS MAXIMUS IX HERO" w:date="2026-02-24T21:12:00Z">
                  <w:rPr>
                    <w:rFonts w:ascii="Cambria Math" w:eastAsia="Times New Roman" w:hAnsi="Cambria Math" w:cs="Times New Roman"/>
                  </w:rPr>
                  <m:t>max</m:t>
                </w:ins>
              </m:r>
            </m:sub>
          </m:sSub>
          <m:r>
            <w:ins w:id="1650" w:author="ASUS MAXIMUS IX HERO" w:date="2026-02-24T21:12:00Z">
              <w:rPr>
                <w:rFonts w:ascii="Cambria Math" w:eastAsia="Times New Roman" w:hAnsi="Cambria Math" w:cs="Times New Roman"/>
              </w:rPr>
              <m:t>≈</m:t>
            </w:ins>
          </m:r>
          <m:f>
            <m:fPr>
              <m:ctrlPr>
                <w:ins w:id="1651" w:author="ASUS MAXIMUS IX HERO" w:date="2026-02-24T21:12:00Z">
                  <w:rPr>
                    <w:rFonts w:ascii="Cambria Math" w:eastAsia="Times New Roman" w:hAnsi="Cambria Math" w:cs="Times New Roman"/>
                  </w:rPr>
                </w:ins>
              </m:ctrlPr>
            </m:fPr>
            <m:num>
              <m:r>
                <w:ins w:id="1652" w:author="ASUS MAXIMUS IX HERO" w:date="2026-02-24T21:12:00Z">
                  <w:rPr>
                    <w:rFonts w:ascii="Cambria Math" w:eastAsia="Times New Roman" w:hAnsi="Cambria Math" w:cs="Times New Roman"/>
                  </w:rPr>
                  <m:t>1</m:t>
                </w:ins>
              </m:r>
            </m:num>
            <m:den>
              <m:sSub>
                <m:sSubPr>
                  <m:ctrlPr>
                    <w:ins w:id="1653" w:author="ASUS MAXIMUS IX HERO" w:date="2026-02-24T21:12:00Z">
                      <w:rPr>
                        <w:rFonts w:ascii="Cambria Math" w:eastAsia="Times New Roman" w:hAnsi="Cambria Math" w:cs="Times New Roman"/>
                      </w:rPr>
                    </w:ins>
                  </m:ctrlPr>
                </m:sSubPr>
                <m:e>
                  <m:r>
                    <w:ins w:id="1654" w:author="ASUS MAXIMUS IX HERO" w:date="2026-02-24T21:12:00Z">
                      <w:rPr>
                        <w:rFonts w:ascii="Cambria Math" w:eastAsia="Times New Roman" w:hAnsi="Cambria Math" w:cs="Times New Roman"/>
                      </w:rPr>
                      <m:t>T</m:t>
                    </w:ins>
                  </m:r>
                </m:e>
                <m:sub>
                  <m:r>
                    <w:ins w:id="1655" w:author="ASUS MAXIMUS IX HERO" w:date="2026-02-24T21:12:00Z">
                      <w:rPr>
                        <w:rFonts w:ascii="Cambria Math" w:eastAsia="Times New Roman" w:hAnsi="Cambria Math" w:cs="Times New Roman"/>
                      </w:rPr>
                      <m:t>crit</m:t>
                    </w:ins>
                  </m:r>
                </m:sub>
              </m:sSub>
            </m:den>
          </m:f>
          <m:r>
            <w:ins w:id="1656" w:author="ASUS MAXIMUS IX HERO" w:date="2026-02-24T21:12:00Z">
              <w:rPr>
                <w:rFonts w:ascii="Cambria Math" w:eastAsia="Times New Roman" w:hAnsi="Cambria Math" w:cs="Times New Roman"/>
              </w:rPr>
              <m:t>=</m:t>
            </w:ins>
          </m:r>
          <m:f>
            <m:fPr>
              <m:ctrlPr>
                <w:ins w:id="1657" w:author="ASUS MAXIMUS IX HERO" w:date="2026-02-24T21:12:00Z">
                  <w:rPr>
                    <w:rFonts w:ascii="Cambria Math" w:eastAsia="Times New Roman" w:hAnsi="Cambria Math" w:cs="Times New Roman"/>
                  </w:rPr>
                </w:ins>
              </m:ctrlPr>
            </m:fPr>
            <m:num>
              <m:r>
                <w:ins w:id="1658" w:author="ASUS MAXIMUS IX HERO" w:date="2026-02-24T21:12:00Z">
                  <w:rPr>
                    <w:rFonts w:ascii="Cambria Math" w:eastAsia="Times New Roman" w:hAnsi="Cambria Math" w:cs="Times New Roman"/>
                  </w:rPr>
                  <m:t>1</m:t>
                </w:ins>
              </m:r>
            </m:num>
            <m:den>
              <m:sSub>
                <m:sSubPr>
                  <m:ctrlPr>
                    <w:ins w:id="1659" w:author="ASUS MAXIMUS IX HERO" w:date="2026-02-24T21:12:00Z">
                      <w:rPr>
                        <w:rFonts w:ascii="Cambria Math" w:eastAsia="Times New Roman" w:hAnsi="Cambria Math" w:cs="Times New Roman"/>
                      </w:rPr>
                    </w:ins>
                  </m:ctrlPr>
                </m:sSubPr>
                <m:e>
                  <m:r>
                    <w:ins w:id="1660" w:author="ASUS MAXIMUS IX HERO" w:date="2026-02-24T21:12:00Z">
                      <w:rPr>
                        <w:rFonts w:ascii="Cambria Math" w:eastAsia="Times New Roman" w:hAnsi="Cambria Math" w:cs="Times New Roman"/>
                      </w:rPr>
                      <m:t>T</m:t>
                    </w:ins>
                  </m:r>
                </m:e>
                <m:sub>
                  <m:r>
                    <w:ins w:id="1661" w:author="ASUS MAXIMUS IX HERO" w:date="2026-02-24T21:12:00Z">
                      <w:rPr>
                        <w:rFonts w:ascii="Cambria Math" w:eastAsia="Times New Roman" w:hAnsi="Cambria Math" w:cs="Times New Roman"/>
                      </w:rPr>
                      <m:t>clk</m:t>
                    </w:ins>
                  </m:r>
                </m:sub>
              </m:sSub>
              <m:r>
                <w:ins w:id="1662" w:author="ASUS MAXIMUS IX HERO" w:date="2026-02-24T21:12:00Z">
                  <w:rPr>
                    <w:rFonts w:ascii="Cambria Math" w:eastAsia="Times New Roman" w:hAnsi="Cambria Math" w:cs="Times New Roman"/>
                  </w:rPr>
                  <m:t>-WNS</m:t>
                </w:ins>
              </m:r>
            </m:den>
          </m:f>
        </m:oMath>
      </m:oMathPara>
    </w:p>
    <w:p w:rsidR="00E042BF" w:rsidRPr="00DA15A5" w:rsidRDefault="00E042BF" w:rsidP="00D17753">
      <w:pPr>
        <w:pStyle w:val="BodyText"/>
        <w:rPr>
          <w:ins w:id="1663" w:author="ASUS MAXIMUS IX HERO" w:date="2026-02-24T21:13:00Z"/>
          <w:rFonts w:ascii="Times New Roman" w:hAnsi="Times New Roman" w:cs="Times New Roman"/>
          <w:rPrChange w:id="1664" w:author="ASUS MAXIMUS IX HERO" w:date="2026-03-01T19:18:00Z">
            <w:rPr>
              <w:ins w:id="1665" w:author="ASUS MAXIMUS IX HERO" w:date="2026-02-24T21:13:00Z"/>
            </w:rPr>
          </w:rPrChange>
        </w:rPr>
      </w:pPr>
      <w:ins w:id="1666" w:author="ASUS MAXIMUS IX HERO" w:date="2026-02-24T21:12:00Z">
        <w:r w:rsidRPr="00DA15A5">
          <w:rPr>
            <w:rFonts w:ascii="Times New Roman" w:hAnsi="Times New Roman" w:cs="Times New Roman"/>
            <w:rPrChange w:id="1667" w:author="ASUS MAXIMUS IX HERO" w:date="2026-03-01T19:18:00Z">
              <w:rPr/>
            </w:rPrChange>
          </w:rPr>
          <w:t>Hamdan highlights that reducing precision and adding pipelining are primary approaches to timing closure in FPGA neural designs, because they reduce combinational delay through arithmetic and allow higher operating frequencies [11]. Therefore, timing results should be interpreted together with your chosen bit widths and pipeline structure.</w:t>
        </w:r>
      </w:ins>
    </w:p>
    <w:tbl>
      <w:tblPr>
        <w:tblStyle w:val="TableGrid"/>
        <w:tblpPr w:leftFromText="180" w:rightFromText="180" w:vertAnchor="page" w:horzAnchor="margin" w:tblpY="8806"/>
        <w:tblW w:w="0" w:type="auto"/>
        <w:tblLook w:val="04A0" w:firstRow="1" w:lastRow="0" w:firstColumn="1" w:lastColumn="0" w:noHBand="0" w:noVBand="1"/>
      </w:tblPr>
      <w:tblGrid>
        <w:gridCol w:w="963"/>
        <w:gridCol w:w="1343"/>
        <w:gridCol w:w="2049"/>
      </w:tblGrid>
      <w:tr w:rsidR="00644F19" w:rsidRPr="00C551E7" w:rsidTr="00644F19">
        <w:trPr>
          <w:ins w:id="1668" w:author="ASUS MAXIMUS IX HERO" w:date="2026-03-02T17:28:00Z"/>
        </w:trPr>
        <w:tc>
          <w:tcPr>
            <w:tcW w:w="0" w:type="auto"/>
            <w:hideMark/>
          </w:tcPr>
          <w:p w:rsidR="00644F19" w:rsidRPr="00C551E7" w:rsidRDefault="00644F19" w:rsidP="00644F19">
            <w:pPr>
              <w:jc w:val="center"/>
              <w:rPr>
                <w:ins w:id="1669" w:author="ASUS MAXIMUS IX HERO" w:date="2026-03-02T17:28:00Z"/>
                <w:rFonts w:ascii="Times New Roman" w:eastAsia="Times New Roman" w:hAnsi="Times New Roman" w:cs="Times New Roman"/>
                <w:b/>
                <w:bCs/>
                <w:lang w:eastAsia="en-US"/>
              </w:rPr>
            </w:pPr>
            <w:ins w:id="1670" w:author="ASUS MAXIMUS IX HERO" w:date="2026-03-02T17:28:00Z">
              <w:r w:rsidRPr="00C551E7">
                <w:rPr>
                  <w:rFonts w:ascii="Times New Roman" w:eastAsia="Times New Roman" w:hAnsi="Times New Roman" w:cs="Times New Roman"/>
                  <w:b/>
                  <w:bCs/>
                  <w:lang w:eastAsia="en-US"/>
                </w:rPr>
                <w:t>Clock</w:t>
              </w:r>
            </w:ins>
          </w:p>
        </w:tc>
        <w:tc>
          <w:tcPr>
            <w:tcW w:w="0" w:type="auto"/>
            <w:hideMark/>
          </w:tcPr>
          <w:p w:rsidR="00644F19" w:rsidRPr="00C551E7" w:rsidRDefault="00644F19" w:rsidP="00644F19">
            <w:pPr>
              <w:jc w:val="right"/>
              <w:rPr>
                <w:ins w:id="1671" w:author="ASUS MAXIMUS IX HERO" w:date="2026-03-02T17:28:00Z"/>
                <w:rFonts w:ascii="Times New Roman" w:eastAsia="Times New Roman" w:hAnsi="Times New Roman" w:cs="Times New Roman"/>
                <w:b/>
                <w:bCs/>
                <w:lang w:eastAsia="en-US"/>
              </w:rPr>
            </w:pPr>
            <w:ins w:id="1672" w:author="ASUS MAXIMUS IX HERO" w:date="2026-03-02T17:28:00Z">
              <w:r w:rsidRPr="00C551E7">
                <w:rPr>
                  <w:rFonts w:ascii="Times New Roman" w:eastAsia="Times New Roman" w:hAnsi="Times New Roman" w:cs="Times New Roman"/>
                  <w:b/>
                  <w:bCs/>
                  <w:lang w:eastAsia="en-US"/>
                </w:rPr>
                <w:t>Period (ns)</w:t>
              </w:r>
            </w:ins>
          </w:p>
        </w:tc>
        <w:tc>
          <w:tcPr>
            <w:tcW w:w="0" w:type="auto"/>
            <w:hideMark/>
          </w:tcPr>
          <w:p w:rsidR="00644F19" w:rsidRPr="00C551E7" w:rsidRDefault="00644F19" w:rsidP="00644F19">
            <w:pPr>
              <w:jc w:val="right"/>
              <w:rPr>
                <w:ins w:id="1673" w:author="ASUS MAXIMUS IX HERO" w:date="2026-03-02T17:28:00Z"/>
                <w:rFonts w:ascii="Times New Roman" w:eastAsia="Times New Roman" w:hAnsi="Times New Roman" w:cs="Times New Roman"/>
                <w:b/>
                <w:bCs/>
                <w:lang w:eastAsia="en-US"/>
              </w:rPr>
            </w:pPr>
            <w:ins w:id="1674" w:author="ASUS MAXIMUS IX HERO" w:date="2026-03-02T17:28:00Z">
              <w:r w:rsidRPr="00C551E7">
                <w:rPr>
                  <w:rFonts w:ascii="Times New Roman" w:eastAsia="Times New Roman" w:hAnsi="Times New Roman" w:cs="Times New Roman"/>
                  <w:b/>
                  <w:bCs/>
                  <w:lang w:eastAsia="en-US"/>
                </w:rPr>
                <w:t>Frequency (MHz)</w:t>
              </w:r>
            </w:ins>
          </w:p>
        </w:tc>
      </w:tr>
      <w:tr w:rsidR="00644F19" w:rsidRPr="00C551E7" w:rsidTr="00644F19">
        <w:trPr>
          <w:ins w:id="1675" w:author="ASUS MAXIMUS IX HERO" w:date="2026-03-02T17:28:00Z"/>
        </w:trPr>
        <w:tc>
          <w:tcPr>
            <w:tcW w:w="0" w:type="auto"/>
            <w:hideMark/>
          </w:tcPr>
          <w:p w:rsidR="00644F19" w:rsidRPr="00C551E7" w:rsidRDefault="00644F19" w:rsidP="00644F19">
            <w:pPr>
              <w:rPr>
                <w:ins w:id="1676" w:author="ASUS MAXIMUS IX HERO" w:date="2026-03-02T17:28:00Z"/>
                <w:rFonts w:ascii="Times New Roman" w:eastAsia="Times New Roman" w:hAnsi="Times New Roman" w:cs="Times New Roman"/>
                <w:lang w:eastAsia="en-US"/>
              </w:rPr>
            </w:pPr>
            <w:ins w:id="1677" w:author="ASUS MAXIMUS IX HERO" w:date="2026-03-02T17:28:00Z">
              <w:r w:rsidRPr="00C551E7">
                <w:rPr>
                  <w:rFonts w:ascii="Times New Roman" w:eastAsia="Times New Roman" w:hAnsi="Times New Roman" w:cs="Times New Roman"/>
                  <w:b/>
                  <w:bCs/>
                  <w:lang w:eastAsia="en-US"/>
                </w:rPr>
                <w:t>pix_clk</w:t>
              </w:r>
            </w:ins>
          </w:p>
        </w:tc>
        <w:tc>
          <w:tcPr>
            <w:tcW w:w="0" w:type="auto"/>
            <w:hideMark/>
          </w:tcPr>
          <w:p w:rsidR="00644F19" w:rsidRPr="00C551E7" w:rsidRDefault="00644F19" w:rsidP="00644F19">
            <w:pPr>
              <w:jc w:val="right"/>
              <w:rPr>
                <w:ins w:id="1678" w:author="ASUS MAXIMUS IX HERO" w:date="2026-03-02T17:28:00Z"/>
                <w:rFonts w:ascii="Times New Roman" w:eastAsia="Times New Roman" w:hAnsi="Times New Roman" w:cs="Times New Roman"/>
                <w:lang w:eastAsia="en-US"/>
              </w:rPr>
            </w:pPr>
            <w:ins w:id="1679" w:author="ASUS MAXIMUS IX HERO" w:date="2026-03-02T17:28:00Z">
              <w:r w:rsidRPr="00C551E7">
                <w:rPr>
                  <w:rFonts w:ascii="Times New Roman" w:eastAsia="Times New Roman" w:hAnsi="Times New Roman" w:cs="Times New Roman"/>
                  <w:b/>
                  <w:bCs/>
                  <w:lang w:eastAsia="en-US"/>
                </w:rPr>
                <w:t>13.468</w:t>
              </w:r>
            </w:ins>
          </w:p>
        </w:tc>
        <w:tc>
          <w:tcPr>
            <w:tcW w:w="0" w:type="auto"/>
            <w:hideMark/>
          </w:tcPr>
          <w:p w:rsidR="00644F19" w:rsidRPr="00C551E7" w:rsidRDefault="00644F19" w:rsidP="00644F19">
            <w:pPr>
              <w:jc w:val="right"/>
              <w:rPr>
                <w:ins w:id="1680" w:author="ASUS MAXIMUS IX HERO" w:date="2026-03-02T17:28:00Z"/>
                <w:rFonts w:ascii="Times New Roman" w:eastAsia="Times New Roman" w:hAnsi="Times New Roman" w:cs="Times New Roman"/>
                <w:lang w:eastAsia="en-US"/>
              </w:rPr>
            </w:pPr>
            <w:ins w:id="1681" w:author="ASUS MAXIMUS IX HERO" w:date="2026-03-02T17:28:00Z">
              <w:r w:rsidRPr="00C551E7">
                <w:rPr>
                  <w:rFonts w:ascii="Times New Roman" w:eastAsia="Times New Roman" w:hAnsi="Times New Roman" w:cs="Times New Roman"/>
                  <w:b/>
                  <w:bCs/>
                  <w:lang w:eastAsia="en-US"/>
                </w:rPr>
                <w:t>74.250</w:t>
              </w:r>
            </w:ins>
          </w:p>
        </w:tc>
      </w:tr>
    </w:tbl>
    <w:p w:rsidR="00836991" w:rsidRDefault="00836991" w:rsidP="00E042BF">
      <w:pPr>
        <w:pStyle w:val="Heading4"/>
        <w:rPr>
          <w:ins w:id="1682" w:author="ASUS MAXIMUS IX HERO" w:date="2026-03-01T20:11:00Z"/>
          <w:rFonts w:ascii="Times New Roman" w:eastAsiaTheme="minorEastAsia" w:hAnsi="Times New Roman" w:cs="Times New Roman"/>
          <w:i w:val="0"/>
          <w:iCs w:val="0"/>
          <w:color w:val="auto"/>
        </w:rPr>
      </w:pPr>
    </w:p>
    <w:p w:rsidR="00A4037A" w:rsidRDefault="00A4037A">
      <w:pPr>
        <w:pStyle w:val="BodyText"/>
        <w:rPr>
          <w:ins w:id="1683" w:author="ASUS MAXIMUS IX HERO" w:date="2026-03-01T20:11:00Z"/>
        </w:rPr>
        <w:pPrChange w:id="1684" w:author="ASUS MAXIMUS IX HERO" w:date="2026-03-01T20:11:00Z">
          <w:pPr>
            <w:pStyle w:val="Heading4"/>
          </w:pPr>
        </w:pPrChange>
      </w:pPr>
    </w:p>
    <w:p w:rsidR="00A4037A" w:rsidRDefault="00A4037A">
      <w:pPr>
        <w:pStyle w:val="BodyText"/>
        <w:rPr>
          <w:ins w:id="1685" w:author="ASUS MAXIMUS IX HERO" w:date="2026-03-01T20:11:00Z"/>
        </w:rPr>
        <w:pPrChange w:id="1686" w:author="ASUS MAXIMUS IX HERO" w:date="2026-03-01T20:11:00Z">
          <w:pPr>
            <w:pStyle w:val="Heading4"/>
          </w:pPr>
        </w:pPrChange>
      </w:pPr>
    </w:p>
    <w:tbl>
      <w:tblPr>
        <w:tblStyle w:val="TableGrid"/>
        <w:tblpPr w:leftFromText="180" w:rightFromText="180" w:vertAnchor="text" w:horzAnchor="margin" w:tblpY="994"/>
        <w:tblW w:w="2449" w:type="dxa"/>
        <w:tblLayout w:type="fixed"/>
        <w:tblLook w:val="04A0" w:firstRow="1" w:lastRow="0" w:firstColumn="1" w:lastColumn="0" w:noHBand="0" w:noVBand="1"/>
        <w:tblPrChange w:id="1687" w:author="ASUS MAXIMUS IX HERO" w:date="2026-03-02T17:28:00Z">
          <w:tblPr>
            <w:tblStyle w:val="TableGrid"/>
            <w:tblpPr w:leftFromText="180" w:rightFromText="180" w:vertAnchor="text" w:horzAnchor="page" w:tblpX="1981" w:tblpY="34"/>
            <w:tblW w:w="2449" w:type="dxa"/>
            <w:tblLayout w:type="fixed"/>
            <w:tblLook w:val="04A0" w:firstRow="1" w:lastRow="0" w:firstColumn="1" w:lastColumn="0" w:noHBand="0" w:noVBand="1"/>
          </w:tblPr>
        </w:tblPrChange>
      </w:tblPr>
      <w:tblGrid>
        <w:gridCol w:w="916"/>
        <w:gridCol w:w="686"/>
        <w:gridCol w:w="847"/>
        <w:tblGridChange w:id="1688">
          <w:tblGrid>
            <w:gridCol w:w="916"/>
            <w:gridCol w:w="686"/>
            <w:gridCol w:w="847"/>
          </w:tblGrid>
        </w:tblGridChange>
      </w:tblGrid>
      <w:tr w:rsidR="00644F19" w:rsidRPr="00C551E7" w:rsidTr="00644F19">
        <w:trPr>
          <w:trHeight w:val="793"/>
          <w:ins w:id="1689" w:author="ASUS MAXIMUS IX HERO" w:date="2026-03-02T17:28:00Z"/>
          <w:trPrChange w:id="1690" w:author="ASUS MAXIMUS IX HERO" w:date="2026-03-02T17:28:00Z">
            <w:trPr>
              <w:trHeight w:val="793"/>
            </w:trPr>
          </w:trPrChange>
        </w:trPr>
        <w:tc>
          <w:tcPr>
            <w:tcW w:w="916" w:type="dxa"/>
            <w:hideMark/>
            <w:tcPrChange w:id="1691" w:author="ASUS MAXIMUS IX HERO" w:date="2026-03-02T17:28:00Z">
              <w:tcPr>
                <w:tcW w:w="916" w:type="dxa"/>
                <w:hideMark/>
              </w:tcPr>
            </w:tcPrChange>
          </w:tcPr>
          <w:p w:rsidR="00644F19" w:rsidRPr="00C551E7" w:rsidRDefault="00644F19" w:rsidP="00644F19">
            <w:pPr>
              <w:jc w:val="right"/>
              <w:rPr>
                <w:ins w:id="1692" w:author="ASUS MAXIMUS IX HERO" w:date="2026-03-02T17:28:00Z"/>
                <w:rFonts w:ascii="Times New Roman" w:eastAsia="Times New Roman" w:hAnsi="Times New Roman" w:cs="Times New Roman"/>
                <w:b/>
                <w:bCs/>
                <w:lang w:eastAsia="en-US"/>
              </w:rPr>
            </w:pPr>
            <w:ins w:id="1693" w:author="ASUS MAXIMUS IX HERO" w:date="2026-03-02T17:28:00Z">
              <w:r w:rsidRPr="00C551E7">
                <w:rPr>
                  <w:rFonts w:ascii="Times New Roman" w:eastAsia="Times New Roman" w:hAnsi="Times New Roman" w:cs="Times New Roman"/>
                  <w:b/>
                  <w:bCs/>
                  <w:lang w:eastAsia="en-US"/>
                </w:rPr>
                <w:t>LUT</w:t>
              </w:r>
            </w:ins>
          </w:p>
        </w:tc>
        <w:tc>
          <w:tcPr>
            <w:tcW w:w="686" w:type="dxa"/>
            <w:hideMark/>
            <w:tcPrChange w:id="1694" w:author="ASUS MAXIMUS IX HERO" w:date="2026-03-02T17:28:00Z">
              <w:tcPr>
                <w:tcW w:w="686" w:type="dxa"/>
                <w:hideMark/>
              </w:tcPr>
            </w:tcPrChange>
          </w:tcPr>
          <w:p w:rsidR="00644F19" w:rsidRPr="00C551E7" w:rsidRDefault="00644F19" w:rsidP="00644F19">
            <w:pPr>
              <w:jc w:val="right"/>
              <w:rPr>
                <w:ins w:id="1695" w:author="ASUS MAXIMUS IX HERO" w:date="2026-03-02T17:28:00Z"/>
                <w:rFonts w:ascii="Times New Roman" w:eastAsia="Times New Roman" w:hAnsi="Times New Roman" w:cs="Times New Roman"/>
                <w:b/>
                <w:bCs/>
                <w:lang w:eastAsia="en-US"/>
              </w:rPr>
            </w:pPr>
            <w:ins w:id="1696" w:author="ASUS MAXIMUS IX HERO" w:date="2026-03-02T17:28:00Z">
              <w:r w:rsidRPr="00C551E7">
                <w:rPr>
                  <w:rFonts w:ascii="Times New Roman" w:eastAsia="Times New Roman" w:hAnsi="Times New Roman" w:cs="Times New Roman"/>
                  <w:b/>
                  <w:bCs/>
                  <w:lang w:eastAsia="en-US"/>
                </w:rPr>
                <w:t>FF</w:t>
              </w:r>
            </w:ins>
          </w:p>
        </w:tc>
        <w:tc>
          <w:tcPr>
            <w:tcW w:w="847" w:type="dxa"/>
            <w:hideMark/>
            <w:tcPrChange w:id="1697" w:author="ASUS MAXIMUS IX HERO" w:date="2026-03-02T17:28:00Z">
              <w:tcPr>
                <w:tcW w:w="847" w:type="dxa"/>
                <w:hideMark/>
              </w:tcPr>
            </w:tcPrChange>
          </w:tcPr>
          <w:p w:rsidR="00644F19" w:rsidRPr="00C551E7" w:rsidRDefault="00644F19" w:rsidP="00644F19">
            <w:pPr>
              <w:jc w:val="right"/>
              <w:rPr>
                <w:ins w:id="1698" w:author="ASUS MAXIMUS IX HERO" w:date="2026-03-02T17:28:00Z"/>
                <w:rFonts w:ascii="Times New Roman" w:eastAsia="Times New Roman" w:hAnsi="Times New Roman" w:cs="Times New Roman"/>
                <w:b/>
                <w:bCs/>
                <w:lang w:eastAsia="en-US"/>
              </w:rPr>
            </w:pPr>
            <w:ins w:id="1699" w:author="ASUS MAXIMUS IX HERO" w:date="2026-03-02T17:28:00Z">
              <w:r w:rsidRPr="00C551E7">
                <w:rPr>
                  <w:rFonts w:ascii="Times New Roman" w:eastAsia="Times New Roman" w:hAnsi="Times New Roman" w:cs="Times New Roman"/>
                  <w:b/>
                  <w:bCs/>
                  <w:lang w:eastAsia="en-US"/>
                </w:rPr>
                <w:t>DSP</w:t>
              </w:r>
            </w:ins>
          </w:p>
        </w:tc>
      </w:tr>
      <w:tr w:rsidR="00644F19" w:rsidRPr="00C551E7" w:rsidTr="00644F19">
        <w:trPr>
          <w:trHeight w:val="552"/>
          <w:ins w:id="1700" w:author="ASUS MAXIMUS IX HERO" w:date="2026-03-02T17:28:00Z"/>
          <w:trPrChange w:id="1701" w:author="ASUS MAXIMUS IX HERO" w:date="2026-03-02T17:28:00Z">
            <w:trPr>
              <w:trHeight w:val="552"/>
            </w:trPr>
          </w:trPrChange>
        </w:trPr>
        <w:tc>
          <w:tcPr>
            <w:tcW w:w="916" w:type="dxa"/>
            <w:hideMark/>
            <w:tcPrChange w:id="1702" w:author="ASUS MAXIMUS IX HERO" w:date="2026-03-02T17:28:00Z">
              <w:tcPr>
                <w:tcW w:w="916" w:type="dxa"/>
                <w:hideMark/>
              </w:tcPr>
            </w:tcPrChange>
          </w:tcPr>
          <w:p w:rsidR="00644F19" w:rsidRPr="00C551E7" w:rsidRDefault="00644F19" w:rsidP="00644F19">
            <w:pPr>
              <w:jc w:val="right"/>
              <w:rPr>
                <w:ins w:id="1703" w:author="ASUS MAXIMUS IX HERO" w:date="2026-03-02T17:28:00Z"/>
                <w:rFonts w:ascii="Times New Roman" w:eastAsia="Times New Roman" w:hAnsi="Times New Roman" w:cs="Times New Roman"/>
                <w:lang w:eastAsia="en-US"/>
              </w:rPr>
            </w:pPr>
            <w:ins w:id="1704" w:author="ASUS MAXIMUS IX HERO" w:date="2026-03-02T17:28:00Z">
              <w:r w:rsidRPr="00C551E7">
                <w:rPr>
                  <w:rFonts w:ascii="Times New Roman" w:eastAsia="Times New Roman" w:hAnsi="Times New Roman" w:cs="Times New Roman"/>
                  <w:b/>
                  <w:bCs/>
                  <w:lang w:eastAsia="en-US"/>
                </w:rPr>
                <w:t>4877</w:t>
              </w:r>
            </w:ins>
          </w:p>
        </w:tc>
        <w:tc>
          <w:tcPr>
            <w:tcW w:w="686" w:type="dxa"/>
            <w:hideMark/>
            <w:tcPrChange w:id="1705" w:author="ASUS MAXIMUS IX HERO" w:date="2026-03-02T17:28:00Z">
              <w:tcPr>
                <w:tcW w:w="686" w:type="dxa"/>
                <w:hideMark/>
              </w:tcPr>
            </w:tcPrChange>
          </w:tcPr>
          <w:p w:rsidR="00644F19" w:rsidRPr="00C551E7" w:rsidRDefault="00644F19" w:rsidP="00644F19">
            <w:pPr>
              <w:jc w:val="right"/>
              <w:rPr>
                <w:ins w:id="1706" w:author="ASUS MAXIMUS IX HERO" w:date="2026-03-02T17:28:00Z"/>
                <w:rFonts w:ascii="Times New Roman" w:eastAsia="Times New Roman" w:hAnsi="Times New Roman" w:cs="Times New Roman"/>
                <w:lang w:eastAsia="en-US"/>
              </w:rPr>
            </w:pPr>
            <w:ins w:id="1707" w:author="ASUS MAXIMUS IX HERO" w:date="2026-03-02T17:28:00Z">
              <w:r w:rsidRPr="00C551E7">
                <w:rPr>
                  <w:rFonts w:ascii="Times New Roman" w:eastAsia="Times New Roman" w:hAnsi="Times New Roman" w:cs="Times New Roman"/>
                  <w:b/>
                  <w:bCs/>
                  <w:lang w:eastAsia="en-US"/>
                </w:rPr>
                <w:t>329</w:t>
              </w:r>
            </w:ins>
          </w:p>
        </w:tc>
        <w:tc>
          <w:tcPr>
            <w:tcW w:w="847" w:type="dxa"/>
            <w:hideMark/>
            <w:tcPrChange w:id="1708" w:author="ASUS MAXIMUS IX HERO" w:date="2026-03-02T17:28:00Z">
              <w:tcPr>
                <w:tcW w:w="847" w:type="dxa"/>
                <w:hideMark/>
              </w:tcPr>
            </w:tcPrChange>
          </w:tcPr>
          <w:p w:rsidR="00644F19" w:rsidRPr="00C551E7" w:rsidRDefault="00644F19" w:rsidP="00644F19">
            <w:pPr>
              <w:jc w:val="right"/>
              <w:rPr>
                <w:ins w:id="1709" w:author="ASUS MAXIMUS IX HERO" w:date="2026-03-02T17:28:00Z"/>
                <w:rFonts w:ascii="Times New Roman" w:eastAsia="Times New Roman" w:hAnsi="Times New Roman" w:cs="Times New Roman"/>
                <w:lang w:eastAsia="en-US"/>
              </w:rPr>
            </w:pPr>
            <w:ins w:id="1710" w:author="ASUS MAXIMUS IX HERO" w:date="2026-03-02T17:28:00Z">
              <w:r w:rsidRPr="00C551E7">
                <w:rPr>
                  <w:rFonts w:ascii="Times New Roman" w:eastAsia="Times New Roman" w:hAnsi="Times New Roman" w:cs="Times New Roman"/>
                  <w:b/>
                  <w:bCs/>
                  <w:lang w:eastAsia="en-US"/>
                </w:rPr>
                <w:t>71</w:t>
              </w:r>
            </w:ins>
          </w:p>
        </w:tc>
      </w:tr>
      <w:tr w:rsidR="00644F19" w:rsidRPr="00C551E7" w:rsidTr="00644F19">
        <w:trPr>
          <w:trHeight w:val="552"/>
          <w:ins w:id="1711" w:author="ASUS MAXIMUS IX HERO" w:date="2026-03-02T17:28:00Z"/>
          <w:trPrChange w:id="1712" w:author="ASUS MAXIMUS IX HERO" w:date="2026-03-02T17:28:00Z">
            <w:trPr>
              <w:trHeight w:val="552"/>
            </w:trPr>
          </w:trPrChange>
        </w:trPr>
        <w:tc>
          <w:tcPr>
            <w:tcW w:w="916" w:type="dxa"/>
            <w:hideMark/>
            <w:tcPrChange w:id="1713" w:author="ASUS MAXIMUS IX HERO" w:date="2026-03-02T17:28:00Z">
              <w:tcPr>
                <w:tcW w:w="916" w:type="dxa"/>
                <w:hideMark/>
              </w:tcPr>
            </w:tcPrChange>
          </w:tcPr>
          <w:p w:rsidR="00644F19" w:rsidRPr="00C551E7" w:rsidRDefault="00644F19" w:rsidP="00644F19">
            <w:pPr>
              <w:jc w:val="right"/>
              <w:rPr>
                <w:ins w:id="1714" w:author="ASUS MAXIMUS IX HERO" w:date="2026-03-02T17:28:00Z"/>
                <w:rFonts w:ascii="Times New Roman" w:eastAsia="Times New Roman" w:hAnsi="Times New Roman" w:cs="Times New Roman"/>
                <w:lang w:eastAsia="en-US"/>
              </w:rPr>
            </w:pPr>
            <w:ins w:id="1715" w:author="ASUS MAXIMUS IX HERO" w:date="2026-03-02T17:28:00Z">
              <w:r w:rsidRPr="00C551E7">
                <w:rPr>
                  <w:rFonts w:ascii="Times New Roman" w:eastAsia="Times New Roman" w:hAnsi="Times New Roman" w:cs="Times New Roman"/>
                  <w:b/>
                  <w:bCs/>
                  <w:lang w:eastAsia="en-US"/>
                </w:rPr>
                <w:t>4850</w:t>
              </w:r>
            </w:ins>
          </w:p>
        </w:tc>
        <w:tc>
          <w:tcPr>
            <w:tcW w:w="686" w:type="dxa"/>
            <w:hideMark/>
            <w:tcPrChange w:id="1716" w:author="ASUS MAXIMUS IX HERO" w:date="2026-03-02T17:28:00Z">
              <w:tcPr>
                <w:tcW w:w="686" w:type="dxa"/>
                <w:hideMark/>
              </w:tcPr>
            </w:tcPrChange>
          </w:tcPr>
          <w:p w:rsidR="00644F19" w:rsidRPr="00C551E7" w:rsidRDefault="00644F19" w:rsidP="00644F19">
            <w:pPr>
              <w:jc w:val="right"/>
              <w:rPr>
                <w:ins w:id="1717" w:author="ASUS MAXIMUS IX HERO" w:date="2026-03-02T17:28:00Z"/>
                <w:rFonts w:ascii="Times New Roman" w:eastAsia="Times New Roman" w:hAnsi="Times New Roman" w:cs="Times New Roman"/>
                <w:lang w:eastAsia="en-US"/>
              </w:rPr>
            </w:pPr>
            <w:ins w:id="1718" w:author="ASUS MAXIMUS IX HERO" w:date="2026-03-02T17:28:00Z">
              <w:r w:rsidRPr="00C551E7">
                <w:rPr>
                  <w:rFonts w:ascii="Times New Roman" w:eastAsia="Times New Roman" w:hAnsi="Times New Roman" w:cs="Times New Roman"/>
                  <w:b/>
                  <w:bCs/>
                  <w:lang w:eastAsia="en-US"/>
                </w:rPr>
                <w:t>476</w:t>
              </w:r>
            </w:ins>
          </w:p>
        </w:tc>
        <w:tc>
          <w:tcPr>
            <w:tcW w:w="847" w:type="dxa"/>
            <w:hideMark/>
            <w:tcPrChange w:id="1719" w:author="ASUS MAXIMUS IX HERO" w:date="2026-03-02T17:28:00Z">
              <w:tcPr>
                <w:tcW w:w="847" w:type="dxa"/>
                <w:hideMark/>
              </w:tcPr>
            </w:tcPrChange>
          </w:tcPr>
          <w:p w:rsidR="00644F19" w:rsidRPr="00C551E7" w:rsidRDefault="00644F19" w:rsidP="00644F19">
            <w:pPr>
              <w:jc w:val="right"/>
              <w:rPr>
                <w:ins w:id="1720" w:author="ASUS MAXIMUS IX HERO" w:date="2026-03-02T17:28:00Z"/>
                <w:rFonts w:ascii="Times New Roman" w:eastAsia="Times New Roman" w:hAnsi="Times New Roman" w:cs="Times New Roman"/>
                <w:lang w:eastAsia="en-US"/>
              </w:rPr>
            </w:pPr>
            <w:ins w:id="1721" w:author="ASUS MAXIMUS IX HERO" w:date="2026-03-02T17:28:00Z">
              <w:r w:rsidRPr="00C551E7">
                <w:rPr>
                  <w:rFonts w:ascii="Times New Roman" w:eastAsia="Times New Roman" w:hAnsi="Times New Roman" w:cs="Times New Roman"/>
                  <w:b/>
                  <w:bCs/>
                  <w:lang w:eastAsia="en-US"/>
                </w:rPr>
                <w:t>71</w:t>
              </w:r>
            </w:ins>
          </w:p>
        </w:tc>
      </w:tr>
    </w:tbl>
    <w:p w:rsidR="00A4037A" w:rsidRDefault="00A4037A">
      <w:pPr>
        <w:pStyle w:val="BodyText"/>
        <w:rPr>
          <w:ins w:id="1722" w:author="ASUS MAXIMUS IX HERO" w:date="2026-03-01T20:11:00Z"/>
        </w:rPr>
        <w:pPrChange w:id="1723" w:author="ASUS MAXIMUS IX HERO" w:date="2026-03-01T20:11:00Z">
          <w:pPr>
            <w:pStyle w:val="Heading4"/>
          </w:pPr>
        </w:pPrChange>
      </w:pPr>
    </w:p>
    <w:p w:rsidR="00A4037A" w:rsidRDefault="00A4037A">
      <w:pPr>
        <w:pStyle w:val="BodyText"/>
        <w:rPr>
          <w:ins w:id="1724" w:author="ASUS MAXIMUS IX HERO" w:date="2026-03-01T20:11:00Z"/>
        </w:rPr>
        <w:pPrChange w:id="1725" w:author="ASUS MAXIMUS IX HERO" w:date="2026-03-01T20:11:00Z">
          <w:pPr>
            <w:pStyle w:val="Heading4"/>
          </w:pPr>
        </w:pPrChange>
      </w:pPr>
    </w:p>
    <w:p w:rsidR="00A4037A" w:rsidRDefault="00A4037A">
      <w:pPr>
        <w:pStyle w:val="BodyText"/>
        <w:rPr>
          <w:ins w:id="1726" w:author="ASUS MAXIMUS IX HERO" w:date="2026-03-01T20:11:00Z"/>
        </w:rPr>
        <w:pPrChange w:id="1727" w:author="ASUS MAXIMUS IX HERO" w:date="2026-03-01T20:11:00Z">
          <w:pPr>
            <w:pStyle w:val="Heading4"/>
          </w:pPr>
        </w:pPrChange>
      </w:pPr>
    </w:p>
    <w:p w:rsidR="00A4037A" w:rsidRDefault="00A4037A">
      <w:pPr>
        <w:pStyle w:val="BodyText"/>
        <w:rPr>
          <w:ins w:id="1728" w:author="ASUS MAXIMUS IX HERO" w:date="2026-03-01T20:11:00Z"/>
        </w:rPr>
        <w:pPrChange w:id="1729" w:author="ASUS MAXIMUS IX HERO" w:date="2026-03-01T20:11:00Z">
          <w:pPr>
            <w:pStyle w:val="Heading4"/>
          </w:pPr>
        </w:pPrChange>
      </w:pPr>
    </w:p>
    <w:p w:rsidR="00A4037A" w:rsidRDefault="00A4037A">
      <w:pPr>
        <w:pStyle w:val="BodyText"/>
        <w:rPr>
          <w:ins w:id="1730" w:author="ASUS MAXIMUS IX HERO" w:date="2026-03-01T20:11:00Z"/>
        </w:rPr>
        <w:pPrChange w:id="1731" w:author="ASUS MAXIMUS IX HERO" w:date="2026-03-01T20:11:00Z">
          <w:pPr>
            <w:pStyle w:val="Heading4"/>
          </w:pPr>
        </w:pPrChange>
      </w:pPr>
    </w:p>
    <w:p w:rsidR="00A4037A" w:rsidRDefault="00A4037A">
      <w:pPr>
        <w:pStyle w:val="BodyText"/>
        <w:rPr>
          <w:ins w:id="1732" w:author="ASUS MAXIMUS IX HERO" w:date="2026-03-01T20:11:00Z"/>
        </w:rPr>
        <w:pPrChange w:id="1733" w:author="ASUS MAXIMUS IX HERO" w:date="2026-03-01T20:11:00Z">
          <w:pPr>
            <w:pStyle w:val="Heading4"/>
          </w:pPr>
        </w:pPrChange>
      </w:pPr>
    </w:p>
    <w:p w:rsidR="00A4037A" w:rsidRPr="00A4037A" w:rsidRDefault="00A4037A">
      <w:pPr>
        <w:pStyle w:val="BodyText"/>
        <w:rPr>
          <w:ins w:id="1734" w:author="ASUS MAXIMUS IX HERO" w:date="2026-03-01T19:54:00Z"/>
          <w:rPrChange w:id="1735" w:author="ASUS MAXIMUS IX HERO" w:date="2026-03-01T20:11:00Z">
            <w:rPr>
              <w:ins w:id="1736" w:author="ASUS MAXIMUS IX HERO" w:date="2026-03-01T19:54:00Z"/>
              <w:rFonts w:ascii="Times New Roman" w:hAnsi="Times New Roman" w:cs="Times New Roman"/>
            </w:rPr>
          </w:rPrChange>
        </w:rPr>
        <w:pPrChange w:id="1737" w:author="ASUS MAXIMUS IX HERO" w:date="2026-03-01T20:11:00Z">
          <w:pPr>
            <w:pStyle w:val="Heading4"/>
          </w:pPr>
        </w:pPrChange>
      </w:pPr>
    </w:p>
    <w:p w:rsidR="00836991" w:rsidRDefault="00836991">
      <w:pPr>
        <w:pStyle w:val="BodyText"/>
        <w:rPr>
          <w:ins w:id="1738" w:author="ASUS MAXIMUS IX HERO" w:date="2026-03-02T17:29:00Z"/>
        </w:rPr>
        <w:pPrChange w:id="1739" w:author="ASUS MAXIMUS IX HERO" w:date="2026-03-01T19:54:00Z">
          <w:pPr>
            <w:pStyle w:val="Heading4"/>
          </w:pPr>
        </w:pPrChange>
      </w:pPr>
    </w:p>
    <w:p w:rsidR="00644F19" w:rsidRDefault="00644F19">
      <w:pPr>
        <w:pStyle w:val="BodyText"/>
        <w:rPr>
          <w:ins w:id="1740" w:author="ASUS MAXIMUS IX HERO" w:date="2026-03-02T17:56:00Z"/>
        </w:rPr>
        <w:pPrChange w:id="1741" w:author="ASUS MAXIMUS IX HERO" w:date="2026-03-01T19:54:00Z">
          <w:pPr>
            <w:pStyle w:val="Heading4"/>
          </w:pPr>
        </w:pPrChange>
      </w:pPr>
    </w:p>
    <w:p w:rsidR="0057325C" w:rsidRPr="00836991" w:rsidRDefault="0057325C">
      <w:pPr>
        <w:pStyle w:val="BodyText"/>
        <w:rPr>
          <w:ins w:id="1742" w:author="ASUS MAXIMUS IX HERO" w:date="2026-03-01T19:54:00Z"/>
          <w:rPrChange w:id="1743" w:author="ASUS MAXIMUS IX HERO" w:date="2026-03-01T19:54:00Z">
            <w:rPr>
              <w:ins w:id="1744" w:author="ASUS MAXIMUS IX HERO" w:date="2026-03-01T19:54:00Z"/>
              <w:rFonts w:ascii="Times New Roman" w:hAnsi="Times New Roman" w:cs="Times New Roman"/>
            </w:rPr>
          </w:rPrChange>
        </w:rPr>
        <w:pPrChange w:id="1745" w:author="ASUS MAXIMUS IX HERO" w:date="2026-03-01T19:54:00Z">
          <w:pPr>
            <w:pStyle w:val="Heading4"/>
          </w:pPr>
        </w:pPrChange>
      </w:pPr>
    </w:p>
    <w:p w:rsidR="00E042BF" w:rsidRPr="00DA15A5" w:rsidRDefault="00E042BF" w:rsidP="00E042BF">
      <w:pPr>
        <w:pStyle w:val="Heading4"/>
        <w:rPr>
          <w:ins w:id="1746" w:author="ASUS MAXIMUS IX HERO" w:date="2026-02-24T21:13:00Z"/>
          <w:rFonts w:ascii="Times New Roman" w:hAnsi="Times New Roman" w:cs="Times New Roman"/>
          <w:rPrChange w:id="1747" w:author="ASUS MAXIMUS IX HERO" w:date="2026-03-01T19:18:00Z">
            <w:rPr>
              <w:ins w:id="1748" w:author="ASUS MAXIMUS IX HERO" w:date="2026-02-24T21:13:00Z"/>
            </w:rPr>
          </w:rPrChange>
        </w:rPr>
      </w:pPr>
      <w:ins w:id="1749" w:author="ASUS MAXIMUS IX HERO" w:date="2026-02-24T21:13:00Z">
        <w:r w:rsidRPr="00DA15A5">
          <w:rPr>
            <w:rFonts w:ascii="Times New Roman" w:hAnsi="Times New Roman" w:cs="Times New Roman"/>
            <w:rPrChange w:id="1750" w:author="ASUS MAXIMUS IX HERO" w:date="2026-03-01T19:18:00Z">
              <w:rPr/>
            </w:rPrChange>
          </w:rPr>
          <w:lastRenderedPageBreak/>
          <w:t>3.3 Throughput and latency (pixels/s)</w:t>
        </w:r>
      </w:ins>
    </w:p>
    <w:p w:rsidR="00E042BF" w:rsidRPr="0057325C" w:rsidRDefault="00E042BF" w:rsidP="00D17753">
      <w:pPr>
        <w:pStyle w:val="BodyText"/>
        <w:rPr>
          <w:ins w:id="1751" w:author="ASUS MAXIMUS IX HERO" w:date="2026-02-24T21:15:00Z"/>
          <w:rFonts w:ascii="Times New Roman" w:eastAsia="Times New Roman" w:hAnsi="Times New Roman" w:cs="Times New Roman"/>
        </w:rPr>
      </w:pPr>
    </w:p>
    <w:p w:rsidR="0057325C" w:rsidRPr="0057325C" w:rsidRDefault="0057325C" w:rsidP="0057325C">
      <w:pPr>
        <w:pStyle w:val="BodyText"/>
        <w:rPr>
          <w:ins w:id="1752" w:author="ASUS MAXIMUS IX HERO" w:date="2026-03-02T17:56:00Z"/>
          <w:rFonts w:ascii="Times New Roman" w:eastAsia="Times New Roman" w:hAnsi="Times New Roman" w:cs="Times New Roman"/>
        </w:rPr>
      </w:pPr>
      <w:ins w:id="1753" w:author="ASUS MAXIMUS IX HERO" w:date="2026-03-02T17:56:00Z">
        <w:r w:rsidRPr="0057325C">
          <w:rPr>
            <w:rFonts w:ascii="Times New Roman" w:eastAsia="Times New Roman" w:hAnsi="Times New Roman" w:cs="Times New Roman"/>
          </w:rPr>
          <w:t>Throughput is computed with:</w:t>
        </w:r>
      </w:ins>
    </w:p>
    <w:p w:rsidR="0057325C" w:rsidRPr="0057325C" w:rsidRDefault="0057325C" w:rsidP="0057325C">
      <w:pPr>
        <w:pStyle w:val="BodyText"/>
        <w:jc w:val="center"/>
        <w:rPr>
          <w:ins w:id="1754" w:author="ASUS MAXIMUS IX HERO" w:date="2026-03-02T17:56:00Z"/>
          <w:rFonts w:ascii="Times New Roman" w:eastAsia="Times New Roman" w:hAnsi="Times New Roman" w:cs="Times New Roman"/>
        </w:rPr>
        <w:pPrChange w:id="1755" w:author="ASUS MAXIMUS IX HERO" w:date="2026-03-02T18:02:00Z">
          <w:pPr>
            <w:pStyle w:val="BodyText"/>
          </w:pPr>
        </w:pPrChange>
      </w:pPr>
      <w:ins w:id="1756" w:author="ASUS MAXIMUS IX HERO" w:date="2026-03-02T17:56:00Z">
        <w:r w:rsidRPr="0057325C">
          <w:rPr>
            <w:rFonts w:ascii="Times New Roman" w:eastAsia="Times New Roman" w:hAnsi="Times New Roman" w:cs="Times New Roman"/>
            <w:i/>
            <w:iCs/>
          </w:rPr>
          <w:t>T</w:t>
        </w:r>
        <w:r w:rsidRPr="0057325C">
          <w:rPr>
            <w:rFonts w:ascii="Times New Roman" w:eastAsia="Times New Roman" w:hAnsi="Times New Roman" w:cs="Times New Roman"/>
          </w:rPr>
          <w:t>=</w:t>
        </w:r>
      </w:ins>
      <w:ins w:id="1757" w:author="ASUS MAXIMUS IX HERO" w:date="2026-03-02T17:57:00Z">
        <w:r w:rsidRPr="0057325C">
          <w:rPr>
            <w:rFonts w:ascii="Times New Roman" w:eastAsia="Times New Roman" w:hAnsi="Times New Roman" w:cs="Times New Roman"/>
          </w:rPr>
          <w:t xml:space="preserve"> </w:t>
        </w:r>
      </w:ins>
      <w:ins w:id="1758" w:author="ASUS MAXIMUS IX HERO" w:date="2026-03-02T17:56:00Z">
        <w:r w:rsidRPr="0057325C">
          <w:rPr>
            <w:rFonts w:ascii="Times New Roman" w:eastAsia="Times New Roman" w:hAnsi="Times New Roman" w:cs="Times New Roman"/>
          </w:rPr>
          <w:t>​</w:t>
        </w:r>
        <w:r w:rsidRPr="0057325C">
          <w:rPr>
            <w:rFonts w:ascii="Times New Roman" w:eastAsia="Times New Roman" w:hAnsi="Times New Roman" w:cs="Times New Roman"/>
            <w:i/>
            <w:iCs/>
          </w:rPr>
          <w:t>B</w:t>
        </w:r>
        <w:r w:rsidRPr="0057325C">
          <w:rPr>
            <w:rFonts w:ascii="Cambria Math" w:eastAsia="Times New Roman" w:hAnsi="Cambria Math" w:cs="Cambria Math"/>
          </w:rPr>
          <w:t>⋅</w:t>
        </w:r>
        <w:r w:rsidRPr="0057325C">
          <w:rPr>
            <w:rFonts w:ascii="Times New Roman" w:eastAsia="Times New Roman" w:hAnsi="Times New Roman" w:cs="Times New Roman"/>
            <w:i/>
            <w:iCs/>
          </w:rPr>
          <w:t>f</w:t>
        </w:r>
        <w:r w:rsidRPr="0057325C">
          <w:rPr>
            <w:rFonts w:ascii="Times New Roman" w:eastAsia="Times New Roman" w:hAnsi="Times New Roman" w:cs="Times New Roman"/>
          </w:rPr>
          <w:t>max​​</w:t>
        </w:r>
      </w:ins>
      <w:ins w:id="1759" w:author="ASUS MAXIMUS IX HERO" w:date="2026-03-02T17:57:00Z">
        <w:r w:rsidRPr="0057325C">
          <w:rPr>
            <w:rFonts w:ascii="Times New Roman" w:eastAsia="Times New Roman" w:hAnsi="Times New Roman" w:cs="Times New Roman"/>
          </w:rPr>
          <w:t>/</w:t>
        </w:r>
        <w:r w:rsidRPr="0057325C">
          <w:rPr>
            <w:rFonts w:ascii="Times New Roman" w:eastAsia="Times New Roman" w:hAnsi="Times New Roman" w:cs="Times New Roman"/>
            <w:i/>
            <w:iCs/>
          </w:rPr>
          <w:t xml:space="preserve"> </w:t>
        </w:r>
        <w:r w:rsidRPr="0057325C">
          <w:rPr>
            <w:rFonts w:ascii="Times New Roman" w:eastAsia="Times New Roman" w:hAnsi="Times New Roman" w:cs="Times New Roman"/>
            <w:i/>
            <w:iCs/>
          </w:rPr>
          <w:t>N</w:t>
        </w:r>
        <w:r w:rsidRPr="0057325C">
          <w:rPr>
            <w:rFonts w:ascii="Times New Roman" w:eastAsia="Times New Roman" w:hAnsi="Times New Roman" w:cs="Times New Roman"/>
          </w:rPr>
          <w:t>cycles</w:t>
        </w:r>
      </w:ins>
    </w:p>
    <w:p w:rsidR="0057325C" w:rsidRPr="0057325C" w:rsidRDefault="0057325C" w:rsidP="0057325C">
      <w:pPr>
        <w:pStyle w:val="BodyText"/>
        <w:rPr>
          <w:ins w:id="1760" w:author="ASUS MAXIMUS IX HERO" w:date="2026-03-02T17:56:00Z"/>
          <w:rFonts w:ascii="Times New Roman" w:eastAsia="Times New Roman" w:hAnsi="Times New Roman" w:cs="Times New Roman"/>
        </w:rPr>
      </w:pPr>
      <w:ins w:id="1761" w:author="ASUS MAXIMUS IX HERO" w:date="2026-03-02T17:56:00Z">
        <w:r w:rsidRPr="0057325C">
          <w:rPr>
            <w:rFonts w:ascii="Times New Roman" w:eastAsia="Times New Roman" w:hAnsi="Times New Roman" w:cs="Times New Roman"/>
          </w:rPr>
          <w:t>where (B) is block size in bits and (</w:t>
        </w:r>
      </w:ins>
      <w:ins w:id="1762" w:author="ASUS MAXIMUS IX HERO" w:date="2026-03-02T17:58:00Z">
        <w:r w:rsidRPr="0057325C">
          <w:rPr>
            <w:rFonts w:ascii="Times New Roman" w:eastAsia="Times New Roman" w:hAnsi="Times New Roman" w:cs="Times New Roman"/>
            <w:i/>
            <w:iCs/>
          </w:rPr>
          <w:t>N</w:t>
        </w:r>
        <w:r w:rsidRPr="0057325C">
          <w:rPr>
            <w:rFonts w:ascii="Times New Roman" w:eastAsia="Times New Roman" w:hAnsi="Times New Roman" w:cs="Times New Roman"/>
          </w:rPr>
          <w:t>cycles</w:t>
        </w:r>
      </w:ins>
      <w:ins w:id="1763" w:author="ASUS MAXIMUS IX HERO" w:date="2026-03-02T17:56:00Z">
        <w:r w:rsidRPr="0057325C">
          <w:rPr>
            <w:rFonts w:ascii="Times New Roman" w:eastAsia="Times New Roman" w:hAnsi="Times New Roman" w:cs="Times New Roman"/>
          </w:rPr>
          <w:t>) is the number of clock cycles per block.</w:t>
        </w:r>
      </w:ins>
    </w:p>
    <w:p w:rsidR="0057325C" w:rsidRPr="0057325C" w:rsidRDefault="0057325C" w:rsidP="0057325C">
      <w:pPr>
        <w:pStyle w:val="BodyText"/>
        <w:rPr>
          <w:ins w:id="1764" w:author="ASUS MAXIMUS IX HERO" w:date="2026-03-02T17:56:00Z"/>
          <w:rFonts w:ascii="Times New Roman" w:eastAsia="Times New Roman" w:hAnsi="Times New Roman" w:cs="Times New Roman"/>
        </w:rPr>
      </w:pPr>
      <w:ins w:id="1765" w:author="ASUS MAXIMUS IX HERO" w:date="2026-03-02T17:56:00Z">
        <w:r w:rsidRPr="0057325C">
          <w:rPr>
            <w:rFonts w:ascii="Times New Roman" w:eastAsia="Times New Roman" w:hAnsi="Times New Roman" w:cs="Times New Roman"/>
          </w:rPr>
          <w:t>For this design, one processed block is one RGB pixel:</w:t>
        </w:r>
      </w:ins>
    </w:p>
    <w:p w:rsidR="0057325C" w:rsidRDefault="0057325C" w:rsidP="0057325C">
      <w:pPr>
        <w:pStyle w:val="BodyText"/>
        <w:jc w:val="center"/>
        <w:rPr>
          <w:ins w:id="1766" w:author="ASUS MAXIMUS IX HERO" w:date="2026-03-02T18:03:00Z"/>
          <w:rFonts w:ascii="Times New Roman" w:eastAsia="Times New Roman" w:hAnsi="Times New Roman" w:cs="Times New Roman"/>
        </w:rPr>
        <w:pPrChange w:id="1767" w:author="ASUS MAXIMUS IX HERO" w:date="2026-03-02T18:03:00Z">
          <w:pPr>
            <w:pStyle w:val="BodyText"/>
          </w:pPr>
        </w:pPrChange>
      </w:pPr>
      <w:ins w:id="1768" w:author="ASUS MAXIMUS IX HERO" w:date="2026-03-02T17:56:00Z">
        <w:r w:rsidRPr="0057325C">
          <w:rPr>
            <w:rFonts w:ascii="Times New Roman" w:eastAsia="Times New Roman" w:hAnsi="Times New Roman" w:cs="Times New Roman"/>
            <w:i/>
            <w:iCs/>
          </w:rPr>
          <w:t>B</w:t>
        </w:r>
        <w:r w:rsidRPr="0057325C">
          <w:rPr>
            <w:rFonts w:ascii="Times New Roman" w:eastAsia="Times New Roman" w:hAnsi="Times New Roman" w:cs="Times New Roman"/>
          </w:rPr>
          <w:t>=8+8+8=24 bits.</w:t>
        </w:r>
      </w:ins>
    </w:p>
    <w:p w:rsidR="0057325C" w:rsidRPr="0057325C" w:rsidRDefault="0057325C" w:rsidP="0057325C">
      <w:pPr>
        <w:pStyle w:val="BodyText"/>
        <w:jc w:val="center"/>
        <w:rPr>
          <w:ins w:id="1769" w:author="ASUS MAXIMUS IX HERO" w:date="2026-03-02T17:56:00Z"/>
          <w:rFonts w:ascii="Times New Roman" w:eastAsia="Times New Roman" w:hAnsi="Times New Roman" w:cs="Times New Roman"/>
        </w:rPr>
        <w:pPrChange w:id="1770" w:author="ASUS MAXIMUS IX HERO" w:date="2026-03-02T18:03:00Z">
          <w:pPr>
            <w:pStyle w:val="BodyText"/>
          </w:pPr>
        </w:pPrChange>
      </w:pPr>
    </w:p>
    <w:p w:rsidR="0057325C" w:rsidRPr="0057325C" w:rsidRDefault="0057325C" w:rsidP="0057325C">
      <w:pPr>
        <w:pStyle w:val="BodyText"/>
        <w:rPr>
          <w:ins w:id="1771" w:author="ASUS MAXIMUS IX HERO" w:date="2026-03-02T17:56:00Z"/>
          <w:rFonts w:ascii="Times New Roman" w:eastAsia="Times New Roman" w:hAnsi="Times New Roman" w:cs="Times New Roman"/>
        </w:rPr>
      </w:pPr>
      <w:ins w:id="1772" w:author="ASUS MAXIMUS IX HERO" w:date="2026-03-02T17:56:00Z">
        <w:r w:rsidRPr="0057325C">
          <w:rPr>
            <w:rFonts w:ascii="Times New Roman" w:eastAsia="Times New Roman" w:hAnsi="Times New Roman" w:cs="Times New Roman"/>
          </w:rPr>
          <w:t>The top-level control alignment uses a delay of 9 cycles, so the end-to-end latency is:</w:t>
        </w:r>
      </w:ins>
    </w:p>
    <w:p w:rsidR="0057325C" w:rsidRPr="0057325C" w:rsidRDefault="0057325C" w:rsidP="0057325C">
      <w:pPr>
        <w:pStyle w:val="BodyText"/>
        <w:jc w:val="center"/>
        <w:rPr>
          <w:ins w:id="1773" w:author="ASUS MAXIMUS IX HERO" w:date="2026-03-02T17:59:00Z"/>
          <w:rFonts w:ascii="Times New Roman" w:eastAsia="Times New Roman" w:hAnsi="Times New Roman" w:cs="Times New Roman"/>
        </w:rPr>
        <w:pPrChange w:id="1774" w:author="ASUS MAXIMUS IX HERO" w:date="2026-03-02T18:03:00Z">
          <w:pPr>
            <w:pStyle w:val="BodyText"/>
          </w:pPr>
        </w:pPrChange>
      </w:pPr>
      <w:ins w:id="1775" w:author="ASUS MAXIMUS IX HERO" w:date="2026-03-02T17:56:00Z">
        <w:r w:rsidRPr="0057325C">
          <w:rPr>
            <w:rFonts w:ascii="Times New Roman" w:eastAsia="Times New Roman" w:hAnsi="Times New Roman" w:cs="Times New Roman"/>
          </w:rPr>
          <w:t>L=Ncycles</w:t>
        </w:r>
      </w:ins>
      <w:ins w:id="1776" w:author="ASUS MAXIMUS IX HERO" w:date="2026-03-02T17:58:00Z">
        <w:r w:rsidRPr="0057325C">
          <w:rPr>
            <w:rFonts w:ascii="Times New Roman" w:eastAsia="Times New Roman" w:hAnsi="Times New Roman" w:cs="Times New Roman"/>
          </w:rPr>
          <w:t xml:space="preserve"> </w:t>
        </w:r>
        <w:r w:rsidRPr="0057325C">
          <w:rPr>
            <w:rFonts w:ascii="Times New Roman" w:eastAsia="Times New Roman" w:hAnsi="Times New Roman" w:cs="Times New Roman"/>
            <w:rPrChange w:id="1777" w:author="ASUS MAXIMUS IX HERO" w:date="2026-03-02T18:02:00Z">
              <w:rPr>
                <w:rFonts w:ascii="Cambria Math" w:eastAsia="Times New Roman" w:hAnsi="Cambria Math" w:cs="Cambria Math"/>
              </w:rPr>
            </w:rPrChange>
          </w:rPr>
          <w:t>/</w:t>
        </w:r>
      </w:ins>
      <w:ins w:id="1778" w:author="ASUS MAXIMUS IX HERO" w:date="2026-03-02T17:56:00Z">
        <w:r w:rsidRPr="0057325C">
          <w:rPr>
            <w:rFonts w:ascii="Times New Roman" w:eastAsia="Times New Roman" w:hAnsi="Times New Roman" w:cs="Times New Roman"/>
          </w:rPr>
          <w:t>fclk=9</w:t>
        </w:r>
      </w:ins>
      <w:ins w:id="1779" w:author="ASUS MAXIMUS IX HERO" w:date="2026-03-02T18:00:00Z">
        <w:r w:rsidRPr="0057325C">
          <w:rPr>
            <w:rFonts w:ascii="Times New Roman" w:eastAsia="Times New Roman" w:hAnsi="Times New Roman" w:cs="Times New Roman"/>
          </w:rPr>
          <w:t>/(</w:t>
        </w:r>
      </w:ins>
      <w:ins w:id="1780" w:author="ASUS MAXIMUS IX HERO" w:date="2026-03-02T17:56:00Z">
        <w:r w:rsidRPr="0057325C">
          <w:rPr>
            <w:rFonts w:ascii="Times New Roman" w:eastAsia="Times New Roman" w:hAnsi="Times New Roman" w:cs="Times New Roman"/>
          </w:rPr>
          <w:t>74.25×10</w:t>
        </w:r>
      </w:ins>
      <w:ins w:id="1781" w:author="ASUS MAXIMUS IX HERO" w:date="2026-03-02T18:00:00Z">
        <w:r w:rsidRPr="0057325C">
          <w:rPr>
            <w:rFonts w:ascii="Times New Roman" w:eastAsia="Times New Roman" w:hAnsi="Times New Roman" w:cs="Times New Roman"/>
          </w:rPr>
          <w:t>^6)</w:t>
        </w:r>
      </w:ins>
      <w:ins w:id="1782" w:author="ASUS MAXIMUS IX HERO" w:date="2026-03-02T17:56:00Z">
        <w:r w:rsidRPr="0057325C">
          <w:rPr>
            <w:rFonts w:ascii="Times New Roman" w:eastAsia="Times New Roman" w:hAnsi="Times New Roman" w:cs="Times New Roman"/>
          </w:rPr>
          <w:t>=1.212×10</w:t>
        </w:r>
      </w:ins>
      <w:ins w:id="1783" w:author="ASUS MAXIMUS IX HERO" w:date="2026-03-02T18:00:00Z">
        <w:r w:rsidRPr="0057325C">
          <w:rPr>
            <w:rFonts w:ascii="Times New Roman" w:eastAsia="Times New Roman" w:hAnsi="Times New Roman" w:cs="Times New Roman"/>
          </w:rPr>
          <w:t>^</w:t>
        </w:r>
      </w:ins>
      <w:ins w:id="1784" w:author="ASUS MAXIMUS IX HERO" w:date="2026-03-02T17:56:00Z">
        <w:r w:rsidRPr="0057325C">
          <w:rPr>
            <w:rFonts w:ascii="Times New Roman" w:eastAsia="Times New Roman" w:hAnsi="Times New Roman" w:cs="Times New Roman"/>
          </w:rPr>
          <w:t>−7 s</w:t>
        </w:r>
      </w:ins>
      <w:ins w:id="1785" w:author="ASUS MAXIMUS IX HERO" w:date="2026-03-02T17:59:00Z">
        <w:r w:rsidRPr="0057325C">
          <w:rPr>
            <w:rFonts w:ascii="Times New Roman" w:eastAsia="Times New Roman" w:hAnsi="Times New Roman" w:cs="Times New Roman"/>
          </w:rPr>
          <w:t xml:space="preserve"> </w:t>
        </w:r>
      </w:ins>
      <w:ins w:id="1786" w:author="ASUS MAXIMUS IX HERO" w:date="2026-03-02T17:56:00Z">
        <w:r w:rsidRPr="0057325C">
          <w:rPr>
            <w:rFonts w:ascii="Times New Roman" w:eastAsia="Times New Roman" w:hAnsi="Times New Roman" w:cs="Times New Roman"/>
          </w:rPr>
          <w:t>=</w:t>
        </w:r>
      </w:ins>
      <w:ins w:id="1787" w:author="ASUS MAXIMUS IX HERO" w:date="2026-03-02T17:59:00Z">
        <w:r w:rsidRPr="0057325C">
          <w:rPr>
            <w:rFonts w:ascii="Times New Roman" w:eastAsia="Times New Roman" w:hAnsi="Times New Roman" w:cs="Times New Roman"/>
          </w:rPr>
          <w:t xml:space="preserve"> </w:t>
        </w:r>
      </w:ins>
      <w:ins w:id="1788" w:author="ASUS MAXIMUS IX HERO" w:date="2026-03-02T17:56:00Z">
        <w:r w:rsidRPr="0057325C">
          <w:rPr>
            <w:rFonts w:ascii="Times New Roman" w:eastAsia="Times New Roman" w:hAnsi="Times New Roman" w:cs="Times New Roman"/>
          </w:rPr>
          <w:t>121.2 ns.</w:t>
        </w:r>
      </w:ins>
    </w:p>
    <w:p w:rsidR="0057325C" w:rsidRDefault="0057325C" w:rsidP="0057325C">
      <w:pPr>
        <w:pStyle w:val="BodyText"/>
        <w:rPr>
          <w:ins w:id="1789" w:author="ASUS MAXIMUS IX HERO" w:date="2026-03-02T18:03:00Z"/>
          <w:rFonts w:ascii="Times New Roman" w:eastAsia="Times New Roman" w:hAnsi="Times New Roman" w:cs="Times New Roman"/>
        </w:rPr>
      </w:pPr>
    </w:p>
    <w:p w:rsidR="0057325C" w:rsidRPr="0057325C" w:rsidRDefault="0057325C" w:rsidP="0057325C">
      <w:pPr>
        <w:pStyle w:val="BodyText"/>
        <w:rPr>
          <w:ins w:id="1790" w:author="ASUS MAXIMUS IX HERO" w:date="2026-03-02T17:56:00Z"/>
          <w:rFonts w:ascii="Times New Roman" w:eastAsia="Times New Roman" w:hAnsi="Times New Roman" w:cs="Times New Roman"/>
        </w:rPr>
      </w:pPr>
      <w:ins w:id="1791" w:author="ASUS MAXIMUS IX HERO" w:date="2026-03-02T17:56:00Z">
        <w:r w:rsidRPr="0057325C">
          <w:rPr>
            <w:rFonts w:ascii="Times New Roman" w:eastAsia="Times New Roman" w:hAnsi="Times New Roman" w:cs="Times New Roman"/>
          </w:rPr>
          <w:t>Using (fmax = 74.25) MHz, (B = 24), and (Ncycles = 9):</w:t>
        </w:r>
        <w:bookmarkStart w:id="1792" w:name="_GoBack"/>
        <w:bookmarkEnd w:id="1792"/>
      </w:ins>
    </w:p>
    <w:p w:rsidR="0057325C" w:rsidRDefault="0057325C" w:rsidP="0057325C">
      <w:pPr>
        <w:pStyle w:val="BodyText"/>
        <w:jc w:val="center"/>
        <w:rPr>
          <w:ins w:id="1793" w:author="ASUS MAXIMUS IX HERO" w:date="2026-03-02T18:03:00Z"/>
          <w:rFonts w:ascii="Times New Roman" w:eastAsia="Times New Roman" w:hAnsi="Times New Roman" w:cs="Times New Roman"/>
        </w:rPr>
        <w:pPrChange w:id="1794" w:author="ASUS MAXIMUS IX HERO" w:date="2026-03-02T18:03:00Z">
          <w:pPr>
            <w:pStyle w:val="BodyText"/>
          </w:pPr>
        </w:pPrChange>
      </w:pPr>
      <w:ins w:id="1795" w:author="ASUS MAXIMUS IX HERO" w:date="2026-03-02T17:56:00Z">
        <w:r w:rsidRPr="0057325C">
          <w:rPr>
            <w:rFonts w:ascii="Times New Roman" w:eastAsia="Times New Roman" w:hAnsi="Times New Roman" w:cs="Times New Roman"/>
          </w:rPr>
          <w:t>T=</w:t>
        </w:r>
      </w:ins>
      <w:ins w:id="1796" w:author="ASUS MAXIMUS IX HERO" w:date="2026-03-02T18:01:00Z">
        <w:r w:rsidRPr="0057325C">
          <w:rPr>
            <w:rFonts w:ascii="Times New Roman" w:eastAsia="Times New Roman" w:hAnsi="Times New Roman" w:cs="Times New Roman"/>
          </w:rPr>
          <w:t>(</w:t>
        </w:r>
      </w:ins>
      <w:ins w:id="1797" w:author="ASUS MAXIMUS IX HERO" w:date="2026-03-02T17:56:00Z">
        <w:r w:rsidRPr="0057325C">
          <w:rPr>
            <w:rFonts w:ascii="Times New Roman" w:eastAsia="Times New Roman" w:hAnsi="Times New Roman" w:cs="Times New Roman"/>
          </w:rPr>
          <w:t>24</w:t>
        </w:r>
        <w:r w:rsidRPr="0057325C">
          <w:rPr>
            <w:rFonts w:ascii="Cambria Math" w:eastAsia="Times New Roman" w:hAnsi="Cambria Math" w:cs="Cambria Math"/>
          </w:rPr>
          <w:t>⋅</w:t>
        </w:r>
        <w:r w:rsidRPr="0057325C">
          <w:rPr>
            <w:rFonts w:ascii="Times New Roman" w:eastAsia="Times New Roman" w:hAnsi="Times New Roman" w:cs="Times New Roman"/>
          </w:rPr>
          <w:t>74.25×10</w:t>
        </w:r>
      </w:ins>
      <w:ins w:id="1798" w:author="ASUS MAXIMUS IX HERO" w:date="2026-03-02T18:01:00Z">
        <w:r w:rsidRPr="0057325C">
          <w:rPr>
            <w:rFonts w:ascii="Times New Roman" w:eastAsia="Times New Roman" w:hAnsi="Times New Roman" w:cs="Times New Roman"/>
          </w:rPr>
          <w:t>^</w:t>
        </w:r>
      </w:ins>
      <w:ins w:id="1799" w:author="ASUS MAXIMUS IX HERO" w:date="2026-03-02T17:56:00Z">
        <w:r w:rsidRPr="0057325C">
          <w:rPr>
            <w:rFonts w:ascii="Times New Roman" w:eastAsia="Times New Roman" w:hAnsi="Times New Roman" w:cs="Times New Roman"/>
          </w:rPr>
          <w:t>6</w:t>
        </w:r>
      </w:ins>
      <w:ins w:id="1800" w:author="ASUS MAXIMUS IX HERO" w:date="2026-03-02T18:01:00Z">
        <w:r w:rsidRPr="0057325C">
          <w:rPr>
            <w:rFonts w:ascii="Times New Roman" w:eastAsia="Times New Roman" w:hAnsi="Times New Roman" w:cs="Times New Roman"/>
          </w:rPr>
          <w:t>)/</w:t>
        </w:r>
      </w:ins>
      <w:ins w:id="1801" w:author="ASUS MAXIMUS IX HERO" w:date="2026-03-02T17:56:00Z">
        <w:r w:rsidRPr="0057325C">
          <w:rPr>
            <w:rFonts w:ascii="Times New Roman" w:eastAsia="Times New Roman" w:hAnsi="Times New Roman" w:cs="Times New Roman"/>
          </w:rPr>
          <w:t>9=1.98×108 bit/s=198 Mbit/s.</w:t>
        </w:r>
      </w:ins>
    </w:p>
    <w:p w:rsidR="0057325C" w:rsidRPr="0057325C" w:rsidRDefault="0057325C" w:rsidP="0057325C">
      <w:pPr>
        <w:pStyle w:val="BodyText"/>
        <w:jc w:val="center"/>
        <w:rPr>
          <w:ins w:id="1802" w:author="ASUS MAXIMUS IX HERO" w:date="2026-03-02T17:56:00Z"/>
          <w:rFonts w:ascii="Times New Roman" w:eastAsia="Times New Roman" w:hAnsi="Times New Roman" w:cs="Times New Roman"/>
        </w:rPr>
        <w:pPrChange w:id="1803" w:author="ASUS MAXIMUS IX HERO" w:date="2026-03-02T18:03:00Z">
          <w:pPr>
            <w:pStyle w:val="BodyText"/>
          </w:pPr>
        </w:pPrChange>
      </w:pPr>
    </w:p>
    <w:p w:rsidR="0057325C" w:rsidRPr="0057325C" w:rsidRDefault="0057325C" w:rsidP="0057325C">
      <w:pPr>
        <w:pStyle w:val="BodyText"/>
        <w:rPr>
          <w:ins w:id="1804" w:author="ASUS MAXIMUS IX HERO" w:date="2026-03-02T17:56:00Z"/>
          <w:rFonts w:ascii="Times New Roman" w:eastAsia="Times New Roman" w:hAnsi="Times New Roman" w:cs="Times New Roman"/>
        </w:rPr>
      </w:pPr>
      <w:ins w:id="1805" w:author="ASUS MAXIMUS IX HERO" w:date="2026-03-02T17:56:00Z">
        <w:r w:rsidRPr="0057325C">
          <w:rPr>
            <w:rFonts w:ascii="Times New Roman" w:eastAsia="Times New Roman" w:hAnsi="Times New Roman" w:cs="Times New Roman"/>
          </w:rPr>
          <w:t>Since the architecture is pipelined, after the initial fill it accepts one pixel every clock. Therefore, steady-state streaming throughput is:</w:t>
        </w:r>
      </w:ins>
    </w:p>
    <w:p w:rsidR="0057325C" w:rsidRPr="0057325C" w:rsidRDefault="0057325C" w:rsidP="0057325C">
      <w:pPr>
        <w:pStyle w:val="BodyText"/>
        <w:jc w:val="center"/>
        <w:rPr>
          <w:ins w:id="1806" w:author="ASUS MAXIMUS IX HERO" w:date="2026-03-02T18:02:00Z"/>
          <w:rFonts w:ascii="Times New Roman" w:eastAsia="Times New Roman" w:hAnsi="Times New Roman" w:cs="Times New Roman"/>
          <w:i/>
          <w:iCs/>
        </w:rPr>
        <w:pPrChange w:id="1807" w:author="ASUS MAXIMUS IX HERO" w:date="2026-03-02T18:03:00Z">
          <w:pPr>
            <w:pStyle w:val="BodyText"/>
          </w:pPr>
        </w:pPrChange>
      </w:pPr>
      <w:ins w:id="1808" w:author="ASUS MAXIMUS IX HERO" w:date="2026-03-02T17:56:00Z">
        <w:r w:rsidRPr="0057325C">
          <w:rPr>
            <w:rFonts w:ascii="Times New Roman" w:eastAsia="Times New Roman" w:hAnsi="Times New Roman" w:cs="Times New Roman"/>
          </w:rPr>
          <w:t>Tsteady=24</w:t>
        </w:r>
        <w:r w:rsidRPr="0057325C">
          <w:rPr>
            <w:rFonts w:ascii="Cambria Math" w:eastAsia="Times New Roman" w:hAnsi="Cambria Math" w:cs="Cambria Math"/>
          </w:rPr>
          <w:t>⋅</w:t>
        </w:r>
        <w:r w:rsidRPr="0057325C">
          <w:rPr>
            <w:rFonts w:ascii="Times New Roman" w:eastAsia="Times New Roman" w:hAnsi="Times New Roman" w:cs="Times New Roman"/>
          </w:rPr>
          <w:t>74.25×10</w:t>
        </w:r>
      </w:ins>
      <w:ins w:id="1809" w:author="ASUS MAXIMUS IX HERO" w:date="2026-03-02T18:02:00Z">
        <w:r w:rsidRPr="0057325C">
          <w:rPr>
            <w:rFonts w:ascii="Times New Roman" w:eastAsia="Times New Roman" w:hAnsi="Times New Roman" w:cs="Times New Roman"/>
          </w:rPr>
          <w:t>^</w:t>
        </w:r>
      </w:ins>
      <w:ins w:id="1810" w:author="ASUS MAXIMUS IX HERO" w:date="2026-03-02T17:56:00Z">
        <w:r w:rsidRPr="0057325C">
          <w:rPr>
            <w:rFonts w:ascii="Times New Roman" w:eastAsia="Times New Roman" w:hAnsi="Times New Roman" w:cs="Times New Roman"/>
          </w:rPr>
          <w:t>6=1.782×10</w:t>
        </w:r>
      </w:ins>
      <w:ins w:id="1811" w:author="ASUS MAXIMUS IX HERO" w:date="2026-03-02T18:02:00Z">
        <w:r w:rsidRPr="0057325C">
          <w:rPr>
            <w:rFonts w:ascii="Times New Roman" w:eastAsia="Times New Roman" w:hAnsi="Times New Roman" w:cs="Times New Roman"/>
          </w:rPr>
          <w:t>^</w:t>
        </w:r>
      </w:ins>
      <w:ins w:id="1812" w:author="ASUS MAXIMUS IX HERO" w:date="2026-03-02T17:56:00Z">
        <w:r w:rsidRPr="0057325C">
          <w:rPr>
            <w:rFonts w:ascii="Times New Roman" w:eastAsia="Times New Roman" w:hAnsi="Times New Roman" w:cs="Times New Roman"/>
          </w:rPr>
          <w:t>9 bit/s=1.782 Gbit/s,</w:t>
        </w:r>
      </w:ins>
    </w:p>
    <w:p w:rsidR="0057325C" w:rsidRPr="0057325C" w:rsidRDefault="0057325C" w:rsidP="0057325C">
      <w:pPr>
        <w:pStyle w:val="BodyText"/>
        <w:rPr>
          <w:ins w:id="1813" w:author="ASUS MAXIMUS IX HERO" w:date="2026-03-02T17:56:00Z"/>
          <w:rFonts w:ascii="Times New Roman" w:eastAsia="Times New Roman" w:hAnsi="Times New Roman" w:cs="Times New Roman"/>
        </w:rPr>
      </w:pPr>
      <w:ins w:id="1814" w:author="ASUS MAXIMUS IX HERO" w:date="2026-03-02T18:02:00Z">
        <w:r w:rsidRPr="0057325C">
          <w:rPr>
            <w:rFonts w:ascii="Times New Roman" w:eastAsia="Times New Roman" w:hAnsi="Times New Roman" w:cs="Times New Roman"/>
          </w:rPr>
          <w:t xml:space="preserve"> </w:t>
        </w:r>
      </w:ins>
      <w:ins w:id="1815" w:author="ASUS MAXIMUS IX HERO" w:date="2026-03-02T17:56:00Z">
        <w:r w:rsidRPr="0057325C">
          <w:rPr>
            <w:rFonts w:ascii="Times New Roman" w:eastAsia="Times New Roman" w:hAnsi="Times New Roman" w:cs="Times New Roman"/>
          </w:rPr>
          <w:t>which is equivalent to (74.25) Mpixel/s.</w:t>
        </w:r>
      </w:ins>
    </w:p>
    <w:p w:rsidR="00E042BF" w:rsidRPr="00DA15A5" w:rsidRDefault="00E042BF" w:rsidP="00D17753">
      <w:pPr>
        <w:pStyle w:val="BodyText"/>
        <w:rPr>
          <w:ins w:id="1816" w:author="ASUS MAXIMUS IX HERO" w:date="2026-02-24T21:15:00Z"/>
          <w:rFonts w:ascii="Times New Roman" w:eastAsia="Times New Roman" w:hAnsi="Times New Roman" w:cs="Times New Roman"/>
        </w:rPr>
      </w:pPr>
    </w:p>
    <w:p w:rsidR="00E042BF" w:rsidRPr="00DA15A5" w:rsidRDefault="00E042BF" w:rsidP="00D17753">
      <w:pPr>
        <w:pStyle w:val="BodyText"/>
        <w:rPr>
          <w:ins w:id="1817" w:author="ASUS MAXIMUS IX HERO" w:date="2026-02-24T21:15:00Z"/>
          <w:rFonts w:ascii="Times New Roman" w:eastAsia="Times New Roman" w:hAnsi="Times New Roman" w:cs="Times New Roman"/>
        </w:rPr>
      </w:pPr>
    </w:p>
    <w:p w:rsidR="00E042BF" w:rsidRPr="00DA15A5" w:rsidRDefault="00E042BF" w:rsidP="00D17753">
      <w:pPr>
        <w:pStyle w:val="BodyText"/>
        <w:rPr>
          <w:ins w:id="1818" w:author="ASUS MAXIMUS IX HERO" w:date="2026-02-24T21:15:00Z"/>
          <w:rFonts w:ascii="Times New Roman" w:eastAsia="Times New Roman" w:hAnsi="Times New Roman" w:cs="Times New Roman"/>
        </w:rPr>
      </w:pPr>
    </w:p>
    <w:p w:rsidR="00E042BF" w:rsidRPr="00DA15A5" w:rsidRDefault="00E042BF" w:rsidP="00D17753">
      <w:pPr>
        <w:pStyle w:val="BodyText"/>
        <w:rPr>
          <w:ins w:id="1819" w:author="ASUS MAXIMUS IX HERO" w:date="2026-02-24T21:15:00Z"/>
          <w:rFonts w:ascii="Times New Roman" w:eastAsia="Times New Roman" w:hAnsi="Times New Roman" w:cs="Times New Roman"/>
        </w:rPr>
      </w:pPr>
    </w:p>
    <w:p w:rsidR="00E042BF" w:rsidRPr="00DA15A5" w:rsidRDefault="00E042BF" w:rsidP="00D17753">
      <w:pPr>
        <w:pStyle w:val="BodyText"/>
        <w:rPr>
          <w:ins w:id="1820" w:author="ASUS MAXIMUS IX HERO" w:date="2026-02-24T21:15:00Z"/>
          <w:rFonts w:ascii="Times New Roman" w:eastAsia="Times New Roman" w:hAnsi="Times New Roman" w:cs="Times New Roman"/>
        </w:rPr>
      </w:pPr>
    </w:p>
    <w:p w:rsidR="00E042BF" w:rsidRPr="00DA15A5" w:rsidRDefault="00E042BF" w:rsidP="00D17753">
      <w:pPr>
        <w:pStyle w:val="BodyText"/>
        <w:rPr>
          <w:ins w:id="1821" w:author="ASUS MAXIMUS IX HERO" w:date="2026-02-24T21:15:00Z"/>
          <w:rFonts w:ascii="Times New Roman" w:eastAsia="Times New Roman" w:hAnsi="Times New Roman" w:cs="Times New Roman"/>
        </w:rPr>
      </w:pPr>
    </w:p>
    <w:p w:rsidR="00E042BF" w:rsidRPr="00DA15A5" w:rsidRDefault="00E042BF" w:rsidP="00D17753">
      <w:pPr>
        <w:pStyle w:val="BodyText"/>
        <w:rPr>
          <w:ins w:id="1822" w:author="ASUS MAXIMUS IX HERO" w:date="2026-02-24T21:15:00Z"/>
          <w:rFonts w:ascii="Times New Roman" w:eastAsia="Times New Roman" w:hAnsi="Times New Roman" w:cs="Times New Roman"/>
        </w:rPr>
      </w:pPr>
    </w:p>
    <w:p w:rsidR="00E042BF" w:rsidRPr="00DA15A5" w:rsidRDefault="00E042BF" w:rsidP="00D17753">
      <w:pPr>
        <w:pStyle w:val="BodyText"/>
        <w:rPr>
          <w:ins w:id="1823" w:author="ASUS MAXIMUS IX HERO" w:date="2026-02-24T21:15:00Z"/>
          <w:rFonts w:ascii="Times New Roman" w:eastAsia="Times New Roman" w:hAnsi="Times New Roman" w:cs="Times New Roman"/>
        </w:rPr>
      </w:pPr>
    </w:p>
    <w:p w:rsidR="00E042BF" w:rsidRPr="00DA15A5" w:rsidRDefault="00E042BF" w:rsidP="00D17753">
      <w:pPr>
        <w:pStyle w:val="BodyText"/>
        <w:rPr>
          <w:ins w:id="1824" w:author="ASUS MAXIMUS IX HERO" w:date="2026-02-24T21:15:00Z"/>
          <w:rFonts w:ascii="Times New Roman" w:eastAsia="Times New Roman" w:hAnsi="Times New Roman" w:cs="Times New Roman"/>
        </w:rPr>
      </w:pPr>
    </w:p>
    <w:p w:rsidR="00E042BF" w:rsidRPr="00DA15A5" w:rsidRDefault="00E042BF" w:rsidP="00D17753">
      <w:pPr>
        <w:pStyle w:val="BodyText"/>
        <w:rPr>
          <w:ins w:id="1825" w:author="ASUS MAXIMUS IX HERO" w:date="2026-02-24T21:15:00Z"/>
          <w:rFonts w:ascii="Times New Roman" w:eastAsia="Times New Roman" w:hAnsi="Times New Roman" w:cs="Times New Roman"/>
        </w:rPr>
      </w:pPr>
    </w:p>
    <w:p w:rsidR="00E042BF" w:rsidRPr="00DA15A5" w:rsidRDefault="00E042BF" w:rsidP="00D17753">
      <w:pPr>
        <w:pStyle w:val="BodyText"/>
        <w:rPr>
          <w:ins w:id="1826" w:author="ASUS MAXIMUS IX HERO" w:date="2026-02-24T21:15:00Z"/>
          <w:rFonts w:ascii="Times New Roman" w:eastAsia="Times New Roman" w:hAnsi="Times New Roman" w:cs="Times New Roman"/>
        </w:rPr>
      </w:pPr>
    </w:p>
    <w:p w:rsidR="00E042BF" w:rsidRPr="00DA15A5" w:rsidRDefault="00E042BF" w:rsidP="00D17753">
      <w:pPr>
        <w:pStyle w:val="BodyText"/>
        <w:rPr>
          <w:ins w:id="1827" w:author="ASUS MAXIMUS IX HERO" w:date="2026-02-24T21:15:00Z"/>
          <w:rFonts w:ascii="Times New Roman" w:eastAsia="Times New Roman" w:hAnsi="Times New Roman" w:cs="Times New Roman"/>
        </w:rPr>
      </w:pPr>
    </w:p>
    <w:p w:rsidR="00E042BF" w:rsidRPr="00DA15A5" w:rsidRDefault="00E042BF" w:rsidP="00D17753">
      <w:pPr>
        <w:pStyle w:val="BodyText"/>
        <w:rPr>
          <w:ins w:id="1828" w:author="ASUS MAXIMUS IX HERO" w:date="2026-02-24T21:15:00Z"/>
          <w:rFonts w:ascii="Times New Roman" w:eastAsia="Times New Roman" w:hAnsi="Times New Roman" w:cs="Times New Roman"/>
        </w:rPr>
      </w:pPr>
    </w:p>
    <w:p w:rsidR="00E042BF" w:rsidRPr="00DA15A5" w:rsidRDefault="00E042BF" w:rsidP="00D17753">
      <w:pPr>
        <w:pStyle w:val="BodyText"/>
        <w:rPr>
          <w:ins w:id="1829" w:author="ASUS MAXIMUS IX HERO" w:date="2026-02-24T21:15:00Z"/>
          <w:rFonts w:ascii="Times New Roman" w:eastAsia="Times New Roman" w:hAnsi="Times New Roman" w:cs="Times New Roman"/>
        </w:rPr>
      </w:pPr>
    </w:p>
    <w:p w:rsidR="00E042BF" w:rsidRPr="00DA15A5" w:rsidRDefault="00E042BF" w:rsidP="00D17753">
      <w:pPr>
        <w:pStyle w:val="BodyText"/>
        <w:rPr>
          <w:ins w:id="1830" w:author="ASUS MAXIMUS IX HERO" w:date="2026-02-24T21:15:00Z"/>
          <w:rFonts w:ascii="Times New Roman" w:eastAsia="Times New Roman" w:hAnsi="Times New Roman" w:cs="Times New Roman"/>
        </w:rPr>
      </w:pPr>
    </w:p>
    <w:p w:rsidR="00E042BF" w:rsidRPr="00DA15A5" w:rsidRDefault="00E042BF" w:rsidP="00D17753">
      <w:pPr>
        <w:pStyle w:val="BodyText"/>
        <w:rPr>
          <w:ins w:id="1831" w:author="ASUS MAXIMUS IX HERO" w:date="2026-02-24T21:15:00Z"/>
          <w:rFonts w:ascii="Times New Roman" w:eastAsia="Times New Roman" w:hAnsi="Times New Roman" w:cs="Times New Roman"/>
        </w:rPr>
      </w:pPr>
    </w:p>
    <w:p w:rsidR="00E042BF" w:rsidRPr="00DA15A5" w:rsidRDefault="00E042BF" w:rsidP="00D17753">
      <w:pPr>
        <w:pStyle w:val="BodyText"/>
        <w:rPr>
          <w:ins w:id="1832" w:author="ASUS MAXIMUS IX HERO" w:date="2026-02-24T21:15:00Z"/>
          <w:rFonts w:ascii="Times New Roman" w:eastAsia="Times New Roman" w:hAnsi="Times New Roman" w:cs="Times New Roman"/>
        </w:rPr>
      </w:pPr>
    </w:p>
    <w:p w:rsidR="00E042BF" w:rsidRPr="00DA15A5" w:rsidRDefault="00E042BF" w:rsidP="00D17753">
      <w:pPr>
        <w:pStyle w:val="BodyText"/>
        <w:rPr>
          <w:ins w:id="1833" w:author="ASUS MAXIMUS IX HERO" w:date="2026-02-24T21:15:00Z"/>
          <w:rFonts w:ascii="Times New Roman" w:eastAsia="Times New Roman" w:hAnsi="Times New Roman" w:cs="Times New Roman"/>
        </w:rPr>
      </w:pPr>
    </w:p>
    <w:p w:rsidR="00E042BF" w:rsidRPr="00DA15A5" w:rsidRDefault="00E042BF" w:rsidP="00D17753">
      <w:pPr>
        <w:pStyle w:val="BodyText"/>
        <w:rPr>
          <w:ins w:id="1834" w:author="ASUS MAXIMUS IX HERO" w:date="2026-02-24T21:15:00Z"/>
          <w:rFonts w:ascii="Times New Roman" w:eastAsia="Times New Roman" w:hAnsi="Times New Roman" w:cs="Times New Roman"/>
        </w:rPr>
      </w:pPr>
    </w:p>
    <w:p w:rsidR="00E042BF" w:rsidRPr="00DA15A5" w:rsidRDefault="00E042BF" w:rsidP="00D17753">
      <w:pPr>
        <w:pStyle w:val="BodyText"/>
        <w:rPr>
          <w:ins w:id="1835" w:author="ASUS MAXIMUS IX HERO" w:date="2026-02-24T21:15:00Z"/>
          <w:rFonts w:ascii="Times New Roman" w:eastAsia="Times New Roman" w:hAnsi="Times New Roman" w:cs="Times New Roman"/>
        </w:rPr>
      </w:pPr>
    </w:p>
    <w:p w:rsidR="00E042BF" w:rsidRPr="00DA15A5" w:rsidRDefault="00E042BF" w:rsidP="00D17753">
      <w:pPr>
        <w:pStyle w:val="BodyText"/>
        <w:rPr>
          <w:ins w:id="1836" w:author="ASUS MAXIMUS IX HERO" w:date="2026-02-24T21:15:00Z"/>
          <w:rFonts w:ascii="Times New Roman" w:eastAsia="Times New Roman" w:hAnsi="Times New Roman" w:cs="Times New Roman"/>
        </w:rPr>
      </w:pPr>
    </w:p>
    <w:p w:rsidR="00E042BF" w:rsidRPr="00DA15A5" w:rsidRDefault="00E042BF" w:rsidP="00D17753">
      <w:pPr>
        <w:pStyle w:val="BodyText"/>
        <w:rPr>
          <w:ins w:id="1837" w:author="ASUS MAXIMUS IX HERO" w:date="2026-02-24T21:15:00Z"/>
          <w:rFonts w:ascii="Times New Roman" w:eastAsia="Times New Roman" w:hAnsi="Times New Roman" w:cs="Times New Roman"/>
        </w:rPr>
      </w:pPr>
    </w:p>
    <w:p w:rsidR="00E042BF" w:rsidRPr="00DA15A5" w:rsidRDefault="00E042BF" w:rsidP="00D17753">
      <w:pPr>
        <w:pStyle w:val="BodyText"/>
        <w:rPr>
          <w:ins w:id="1838" w:author="ASUS MAXIMUS IX HERO" w:date="2026-02-24T21:15:00Z"/>
          <w:rFonts w:ascii="Times New Roman" w:eastAsia="Times New Roman" w:hAnsi="Times New Roman" w:cs="Times New Roman"/>
        </w:rPr>
      </w:pPr>
    </w:p>
    <w:p w:rsidR="00E042BF" w:rsidRPr="00DA15A5" w:rsidRDefault="00E042BF" w:rsidP="00E042BF">
      <w:pPr>
        <w:pStyle w:val="Heading4"/>
        <w:rPr>
          <w:ins w:id="1839" w:author="ASUS MAXIMUS IX HERO" w:date="2026-02-24T21:15:00Z"/>
          <w:rFonts w:ascii="Times New Roman" w:hAnsi="Times New Roman" w:cs="Times New Roman"/>
          <w:rPrChange w:id="1840" w:author="ASUS MAXIMUS IX HERO" w:date="2026-03-01T19:18:00Z">
            <w:rPr>
              <w:ins w:id="1841" w:author="ASUS MAXIMUS IX HERO" w:date="2026-02-24T21:15:00Z"/>
            </w:rPr>
          </w:rPrChange>
        </w:rPr>
      </w:pPr>
      <w:ins w:id="1842" w:author="ASUS MAXIMUS IX HERO" w:date="2026-02-24T21:15:00Z">
        <w:r w:rsidRPr="00DA15A5">
          <w:rPr>
            <w:rFonts w:ascii="Times New Roman" w:hAnsi="Times New Roman" w:cs="Times New Roman"/>
            <w:rPrChange w:id="1843" w:author="ASUS MAXIMUS IX HERO" w:date="2026-03-01T19:18:00Z">
              <w:rPr/>
            </w:rPrChange>
          </w:rPr>
          <w:t>3.4 Discussion of resource/performance trade-offs</w:t>
        </w:r>
      </w:ins>
    </w:p>
    <w:p w:rsidR="00E042BF" w:rsidRPr="00DA15A5" w:rsidRDefault="00E042BF" w:rsidP="00E042BF">
      <w:pPr>
        <w:pStyle w:val="NormalWeb"/>
        <w:rPr>
          <w:ins w:id="1844" w:author="ASUS MAXIMUS IX HERO" w:date="2026-02-24T21:15:00Z"/>
        </w:rPr>
      </w:pPr>
      <w:ins w:id="1845" w:author="ASUS MAXIMUS IX HERO" w:date="2026-02-24T21:15:00Z">
        <w:r w:rsidRPr="00DA15A5">
          <w:t>This thesis deliberately targets a small MLP to achieve a stable hardware mapping. Wildfire literature shows that CNN-based models can improve mapping accuracy by using spatial–spectral context, but at the cost of higher compute and more complex data handling (especially for hyperspectral sources) [2]. In contrast, the RGB-only MLP reduces representational capacity but produces a simple and hardware-friendly compute graph. The results section should therefore explicitly connect the achieved accuracy and error patterns to this design choice—i.e., performance is achieved primarily through color separability, which is known to be both useful and failure-prone depending on scene conditions [3].</w:t>
        </w:r>
      </w:ins>
    </w:p>
    <w:p w:rsidR="00E042BF" w:rsidRPr="00DA15A5" w:rsidRDefault="00E042BF" w:rsidP="00E042BF">
      <w:pPr>
        <w:pStyle w:val="NormalWeb"/>
        <w:rPr>
          <w:ins w:id="1846" w:author="ASUS MAXIMUS IX HERO" w:date="2026-02-24T21:15:00Z"/>
        </w:rPr>
      </w:pPr>
      <w:ins w:id="1847" w:author="ASUS MAXIMUS IX HERO" w:date="2026-02-24T21:15:00Z">
        <w:r w:rsidRPr="00DA15A5">
          <w:t xml:space="preserve">On the FPGA side, fixed-point precision is expected to reduce resource usage relative to floating point and enable higher parallelism. FPGA acceleration studies emphasize that </w:t>
        </w:r>
        <w:r w:rsidRPr="00DA15A5">
          <w:rPr>
            <w:rStyle w:val="Strong"/>
          </w:rPr>
          <w:t>precision reduction is a primary mechanism</w:t>
        </w:r>
        <w:r w:rsidRPr="00DA15A5">
          <w:t xml:space="preserve"> to fit within a bounded hardware budget while sustaining throughput [11], [15]. Therefore, your utilization and timing results should be interpreted as outcomes of explicit choices: selected bit widths, chosen layer width, and LUT-based sigmoid.</w:t>
        </w:r>
      </w:ins>
    </w:p>
    <w:p w:rsidR="00E042BF" w:rsidRPr="00DA15A5" w:rsidRDefault="00E042BF" w:rsidP="00D17753">
      <w:pPr>
        <w:pStyle w:val="BodyText"/>
        <w:rPr>
          <w:ins w:id="1848" w:author="ASUS MAXIMUS IX HERO" w:date="2026-02-24T21:16:00Z"/>
          <w:rFonts w:ascii="Times New Roman" w:eastAsia="Times New Roman" w:hAnsi="Times New Roman" w:cs="Times New Roman"/>
        </w:rPr>
      </w:pPr>
    </w:p>
    <w:p w:rsidR="00E042BF" w:rsidRPr="00DA15A5" w:rsidRDefault="00E042BF" w:rsidP="00E042BF">
      <w:pPr>
        <w:pStyle w:val="Heading3"/>
        <w:rPr>
          <w:ins w:id="1849" w:author="ASUS MAXIMUS IX HERO" w:date="2026-02-24T21:16:00Z"/>
          <w:rFonts w:ascii="Times New Roman" w:hAnsi="Times New Roman" w:cs="Times New Roman"/>
          <w:rPrChange w:id="1850" w:author="ASUS MAXIMUS IX HERO" w:date="2026-03-01T19:18:00Z">
            <w:rPr>
              <w:ins w:id="1851" w:author="ASUS MAXIMUS IX HERO" w:date="2026-02-24T21:16:00Z"/>
            </w:rPr>
          </w:rPrChange>
        </w:rPr>
      </w:pPr>
      <w:bookmarkStart w:id="1852" w:name="_Toc223292366"/>
      <w:ins w:id="1853" w:author="ASUS MAXIMUS IX HERO" w:date="2026-02-24T21:16:00Z">
        <w:r w:rsidRPr="00DA15A5">
          <w:rPr>
            <w:rFonts w:ascii="Times New Roman" w:hAnsi="Times New Roman" w:cs="Times New Roman"/>
            <w:rPrChange w:id="1854" w:author="ASUS MAXIMUS IX HERO" w:date="2026-03-01T19:18:00Z">
              <w:rPr/>
            </w:rPrChange>
          </w:rPr>
          <w:t>Summary</w:t>
        </w:r>
        <w:bookmarkEnd w:id="1852"/>
      </w:ins>
    </w:p>
    <w:p w:rsidR="00E042BF" w:rsidRPr="00DA15A5" w:rsidRDefault="00E042BF" w:rsidP="00E042BF">
      <w:pPr>
        <w:pStyle w:val="NormalWeb"/>
        <w:rPr>
          <w:ins w:id="1855" w:author="ASUS MAXIMUS IX HERO" w:date="2026-02-24T21:16:00Z"/>
        </w:rPr>
      </w:pPr>
      <w:ins w:id="1856" w:author="ASUS MAXIMUS IX HERO" w:date="2026-02-24T21:16:00Z">
        <w:r w:rsidRPr="00DA15A5">
          <w:t xml:space="preserve">This chapter evaluates the proposed wildfire pixel classifier across three dimensions: (1) test-set classification quality (accuracy/precision/recall/F1 and ROC/AUC), (2) the effect of fixed-point quantization and LUT activation on numeric fidelity and task performance, and (3) FPGA feasibility in terms of utilization and timing closure. The evaluation structure follows established FPGA ML methodology: quantify application-level performance, validate fixed-point </w:t>
        </w:r>
        <w:r w:rsidRPr="00DA15A5">
          <w:lastRenderedPageBreak/>
          <w:t>correctness with golden vectors, and report post-implementation resource and timing results to demonstrate real-time viability under hardware constraints [11], [12], [15].</w:t>
        </w:r>
      </w:ins>
    </w:p>
    <w:p w:rsidR="00176725" w:rsidRPr="00DA15A5" w:rsidRDefault="00176725" w:rsidP="00D17753">
      <w:pPr>
        <w:pStyle w:val="BodyText"/>
        <w:rPr>
          <w:ins w:id="1857" w:author="ASUS MAXIMUS IX HERO" w:date="2026-02-24T21:16:00Z"/>
          <w:rFonts w:ascii="Times New Roman" w:eastAsia="Times New Roman" w:hAnsi="Times New Roman" w:cs="Times New Roman"/>
        </w:rPr>
      </w:pPr>
    </w:p>
    <w:p w:rsidR="00176725" w:rsidRPr="00DA15A5" w:rsidRDefault="00176725" w:rsidP="00176725">
      <w:pPr>
        <w:pStyle w:val="Heading2"/>
        <w:rPr>
          <w:ins w:id="1858" w:author="ASUS MAXIMUS IX HERO" w:date="2026-02-26T13:59:00Z"/>
          <w:rFonts w:ascii="Times New Roman" w:hAnsi="Times New Roman" w:cs="Times New Roman"/>
          <w:rPrChange w:id="1859" w:author="ASUS MAXIMUS IX HERO" w:date="2026-03-01T19:18:00Z">
            <w:rPr>
              <w:ins w:id="1860" w:author="ASUS MAXIMUS IX HERO" w:date="2026-02-26T13:59:00Z"/>
            </w:rPr>
          </w:rPrChange>
        </w:rPr>
      </w:pPr>
      <w:bookmarkStart w:id="1861" w:name="_Toc223292367"/>
      <w:ins w:id="1862" w:author="ASUS MAXIMUS IX HERO" w:date="2026-02-26T13:59:00Z">
        <w:r w:rsidRPr="00DA15A5">
          <w:rPr>
            <w:rFonts w:ascii="Times New Roman" w:hAnsi="Times New Roman" w:cs="Times New Roman"/>
            <w:rPrChange w:id="1863" w:author="ASUS MAXIMUS IX HERO" w:date="2026-03-01T19:18:00Z">
              <w:rPr/>
            </w:rPrChange>
          </w:rPr>
          <w:t>Conclusion and Future Work</w:t>
        </w:r>
        <w:bookmarkEnd w:id="1861"/>
      </w:ins>
    </w:p>
    <w:p w:rsidR="00176725" w:rsidRPr="00DA15A5" w:rsidRDefault="00176725" w:rsidP="00176725">
      <w:pPr>
        <w:pStyle w:val="Heading3"/>
        <w:rPr>
          <w:ins w:id="1864" w:author="ASUS MAXIMUS IX HERO" w:date="2026-02-26T13:59:00Z"/>
          <w:rFonts w:ascii="Times New Roman" w:hAnsi="Times New Roman" w:cs="Times New Roman"/>
          <w:rPrChange w:id="1865" w:author="ASUS MAXIMUS IX HERO" w:date="2026-03-01T19:18:00Z">
            <w:rPr>
              <w:ins w:id="1866" w:author="ASUS MAXIMUS IX HERO" w:date="2026-02-26T13:59:00Z"/>
            </w:rPr>
          </w:rPrChange>
        </w:rPr>
      </w:pPr>
      <w:bookmarkStart w:id="1867" w:name="_Toc223292368"/>
      <w:ins w:id="1868" w:author="ASUS MAXIMUS IX HERO" w:date="2026-02-26T13:59:00Z">
        <w:r w:rsidRPr="00DA15A5">
          <w:rPr>
            <w:rFonts w:ascii="Times New Roman" w:hAnsi="Times New Roman" w:cs="Times New Roman"/>
            <w:rPrChange w:id="1869" w:author="ASUS MAXIMUS IX HERO" w:date="2026-03-01T19:18:00Z">
              <w:rPr/>
            </w:rPrChange>
          </w:rPr>
          <w:t>Conclusion</w:t>
        </w:r>
        <w:bookmarkEnd w:id="1867"/>
      </w:ins>
    </w:p>
    <w:p w:rsidR="00176725" w:rsidRPr="00DA15A5" w:rsidRDefault="00176725" w:rsidP="00176725">
      <w:pPr>
        <w:pStyle w:val="NormalWeb"/>
        <w:rPr>
          <w:ins w:id="1870" w:author="ASUS MAXIMUS IX HERO" w:date="2026-02-26T13:59:00Z"/>
        </w:rPr>
      </w:pPr>
      <w:ins w:id="1871" w:author="ASUS MAXIMUS IX HERO" w:date="2026-02-26T13:59:00Z">
        <w:r w:rsidRPr="00DA15A5">
          <w:t xml:space="preserve">This thesis presented a complete, hardware-oriented workflow for </w:t>
        </w:r>
        <w:r w:rsidRPr="00DA15A5">
          <w:rPr>
            <w:rStyle w:val="Strong"/>
            <w:rFonts w:eastAsiaTheme="majorEastAsia"/>
          </w:rPr>
          <w:t>per-pixel wildfire detection</w:t>
        </w:r>
        <w:r w:rsidRPr="00DA15A5">
          <w:t xml:space="preserve"> using a </w:t>
        </w:r>
        <w:r w:rsidRPr="00DA15A5">
          <w:rPr>
            <w:rStyle w:val="Strong"/>
            <w:rFonts w:eastAsiaTheme="majorEastAsia"/>
          </w:rPr>
          <w:t>compact multilayer perceptron (MLP)</w:t>
        </w:r>
        <w:r w:rsidRPr="00DA15A5">
          <w:t xml:space="preserve"> operating on </w:t>
        </w:r>
        <w:r w:rsidRPr="00DA15A5">
          <w:rPr>
            <w:rStyle w:val="Strong"/>
            <w:rFonts w:eastAsiaTheme="majorEastAsia"/>
          </w:rPr>
          <w:t>RGB inputs</w:t>
        </w:r>
        <w:r w:rsidRPr="00DA15A5">
          <w:t xml:space="preserve">, implemented as a </w:t>
        </w:r>
        <w:r w:rsidRPr="00DA15A5">
          <w:rPr>
            <w:rStyle w:val="Strong"/>
            <w:rFonts w:eastAsiaTheme="majorEastAsia"/>
          </w:rPr>
          <w:t>fixed-point, streaming VHDL design</w:t>
        </w:r>
        <w:r w:rsidRPr="00DA15A5">
          <w:t xml:space="preserve"> on an FPGA. The work was motivated by the practical need for early, reliable detection from imagery under real-world deployment constraints, where bandwidth, power, and latency often limit the feasibility of heavy vision models at the edge [1]. While state-of-the-art wildfire mapping can benefit from richer sensing (e.g., hyperspectral data) and higher-capacity deep learning models [2], this thesis deliberately selected a minimal feature set (RGB) and a simple model class (MLP) to enable deterministic, resource-efficient inference suitable for FPGA implementation.</w:t>
        </w:r>
      </w:ins>
    </w:p>
    <w:p w:rsidR="00176725" w:rsidRPr="00DA15A5" w:rsidRDefault="00176725" w:rsidP="00176725">
      <w:pPr>
        <w:pStyle w:val="NormalWeb"/>
        <w:rPr>
          <w:ins w:id="1872" w:author="ASUS MAXIMUS IX HERO" w:date="2026-02-26T13:59:00Z"/>
        </w:rPr>
      </w:pPr>
      <w:ins w:id="1873" w:author="ASUS MAXIMUS IX HERO" w:date="2026-02-26T13:59:00Z">
        <w:r w:rsidRPr="00DA15A5">
          <w:t xml:space="preserve">A core contribution is the demonstrated </w:t>
        </w:r>
        <w:r w:rsidRPr="00DA15A5">
          <w:rPr>
            <w:rStyle w:val="Strong"/>
            <w:rFonts w:eastAsiaTheme="majorEastAsia"/>
          </w:rPr>
          <w:t>hardware–software co-design pipeline</w:t>
        </w:r>
        <w:r w:rsidRPr="00DA15A5">
          <w:t xml:space="preserve"> that bridges offline learning and FPGA deployment. Training is performed in software and the resulting parameters are exported for inference-only hardware execution—a common and well-established pattern in FPGA ANN implementations [10], [13]. The inference datapath is realized with fixed-point arithmetic and a LUT-based sigmoid activation, reflecting standard FPGA design guidance that precision is a tunable design parameter and that fixed-point arithmetic is often preferred over floating point for cost-effective, high-throughput implementations [11]. The LUT-based sigmoid approach is further justified by prior ANN hardware designs that treat activation approximation as a necessary and principled engineering method, since direct evaluation of exponential nonlinearities is inefficient in digital logic [10].</w:t>
        </w:r>
      </w:ins>
    </w:p>
    <w:p w:rsidR="00176725" w:rsidRPr="00DA15A5" w:rsidRDefault="00176725" w:rsidP="00176725">
      <w:pPr>
        <w:pStyle w:val="NormalWeb"/>
        <w:rPr>
          <w:ins w:id="1874" w:author="ASUS MAXIMUS IX HERO" w:date="2026-02-26T13:59:00Z"/>
        </w:rPr>
      </w:pPr>
      <w:ins w:id="1875" w:author="ASUS MAXIMUS IX HERO" w:date="2026-02-26T13:59:00Z">
        <w:r w:rsidRPr="00DA15A5">
          <w:t>At the RTL level, the design was structured into reusable and synthesizable modules (</w:t>
        </w:r>
        <w:r w:rsidRPr="00DA15A5">
          <w:rPr>
            <w:rStyle w:val="HTMLCode"/>
            <w:rFonts w:ascii="Times New Roman" w:hAnsi="Times New Roman" w:cs="Times New Roman"/>
            <w:rPrChange w:id="1876" w:author="ASUS MAXIMUS IX HERO" w:date="2026-03-01T19:18:00Z">
              <w:rPr>
                <w:rStyle w:val="HTMLCode"/>
              </w:rPr>
            </w:rPrChange>
          </w:rPr>
          <w:t>multiplier</w:t>
        </w:r>
        <w:r w:rsidRPr="00DA15A5">
          <w:t xml:space="preserve">, </w:t>
        </w:r>
        <w:r w:rsidRPr="00DA15A5">
          <w:rPr>
            <w:rStyle w:val="HTMLCode"/>
            <w:rFonts w:ascii="Times New Roman" w:hAnsi="Times New Roman" w:cs="Times New Roman"/>
            <w:rPrChange w:id="1877" w:author="ASUS MAXIMUS IX HERO" w:date="2026-03-01T19:18:00Z">
              <w:rPr>
                <w:rStyle w:val="HTMLCode"/>
              </w:rPr>
            </w:rPrChange>
          </w:rPr>
          <w:t>neuron</w:t>
        </w:r>
        <w:r w:rsidRPr="00DA15A5">
          <w:t>, and a top-level integration module</w:t>
        </w:r>
      </w:ins>
      <w:ins w:id="1878" w:author="ASUS MAXIMUS IX HERO" w:date="2026-03-01T20:33:00Z">
        <w:r w:rsidR="00776347">
          <w:t>,</w:t>
        </w:r>
      </w:ins>
      <w:ins w:id="1879" w:author="ASUS MAXIMUS IX HERO" w:date="2026-02-26T13:59:00Z">
        <w:r w:rsidRPr="00DA15A5">
          <w:t xml:space="preserve"> </w:t>
        </w:r>
        <w:r w:rsidRPr="00DA15A5">
          <w:rPr>
            <w:rStyle w:val="HTMLCode"/>
            <w:rFonts w:ascii="Times New Roman" w:hAnsi="Times New Roman" w:cs="Times New Roman"/>
            <w:rPrChange w:id="1880" w:author="ASUS MAXIMUS IX HERO" w:date="2026-03-01T19:18:00Z">
              <w:rPr>
                <w:rStyle w:val="HTMLCode"/>
              </w:rPr>
            </w:rPrChange>
          </w:rPr>
          <w:t>nn_rgb</w:t>
        </w:r>
        <w:r w:rsidRPr="00DA15A5">
          <w:t>), along with a dedicated sigmoid LUT subsystem (</w:t>
        </w:r>
        <w:r w:rsidRPr="00DA15A5">
          <w:rPr>
            <w:rStyle w:val="HTMLCode"/>
            <w:rFonts w:ascii="Times New Roman" w:hAnsi="Times New Roman" w:cs="Times New Roman"/>
            <w:rPrChange w:id="1881" w:author="ASUS MAXIMUS IX HERO" w:date="2026-03-01T19:18:00Z">
              <w:rPr>
                <w:rStyle w:val="HTMLCode"/>
              </w:rPr>
            </w:rPrChange>
          </w:rPr>
          <w:t>sigmoid_lut</w:t>
        </w:r>
        <w:r w:rsidRPr="00DA15A5">
          <w:t xml:space="preserve"> and </w:t>
        </w:r>
        <w:r w:rsidRPr="00DA15A5">
          <w:rPr>
            <w:rStyle w:val="HTMLCode"/>
            <w:rFonts w:ascii="Times New Roman" w:hAnsi="Times New Roman" w:cs="Times New Roman"/>
            <w:rPrChange w:id="1882" w:author="ASUS MAXIMUS IX HERO" w:date="2026-03-01T19:18:00Z">
              <w:rPr>
                <w:rStyle w:val="HTMLCode"/>
              </w:rPr>
            </w:rPrChange>
          </w:rPr>
          <w:t>sigmoid_IP</w:t>
        </w:r>
        <w:r w:rsidRPr="00DA15A5">
          <w:t>). This modular architecture aligns with established VHDL ANN implementation practices, where neurons are realized as MAC + bias + activation, and complete networks are constructed by composing such blocks under explicit resource constraints [5], [13]. Verification was performed through simulation using golden test vectors exported from the software model, consistent with standard VHDL/FPGA development methodology</w:t>
        </w:r>
      </w:ins>
      <w:ins w:id="1883" w:author="ASUS MAXIMUS IX HERO" w:date="2026-02-26T14:04:00Z">
        <w:r w:rsidRPr="00DA15A5">
          <w:t>,</w:t>
        </w:r>
      </w:ins>
      <w:ins w:id="1884" w:author="ASUS MAXIMUS IX HERO" w:date="2026-02-26T13:59:00Z">
        <w:r w:rsidRPr="00DA15A5">
          <w:t xml:space="preserve"> where functional equivalence must be validated </w:t>
        </w:r>
      </w:ins>
      <w:ins w:id="1885" w:author="ASUS MAXIMUS IX HERO" w:date="2026-03-01T20:33:00Z">
        <w:r w:rsidR="00776347">
          <w:t>before</w:t>
        </w:r>
      </w:ins>
      <w:ins w:id="1886" w:author="ASUS MAXIMUS IX HERO" w:date="2026-02-26T13:59:00Z">
        <w:r w:rsidRPr="00DA15A5">
          <w:t xml:space="preserve"> synthesis and implementation [12]. Finally, FPGA feasibility was assessed using post-implementation timing and utilization reports, connecting algorithmic performance to hardware cost—a standard requirement in FPGA acceleration studies where throughput, resource usage, and timing closure jointly determine deployability [11], [15].</w:t>
        </w:r>
      </w:ins>
    </w:p>
    <w:p w:rsidR="00176725" w:rsidRPr="00DA15A5" w:rsidRDefault="00176725" w:rsidP="00176725">
      <w:pPr>
        <w:pStyle w:val="NormalWeb"/>
        <w:rPr>
          <w:ins w:id="1887" w:author="ASUS MAXIMUS IX HERO" w:date="2026-02-26T13:59:00Z"/>
        </w:rPr>
      </w:pPr>
      <w:ins w:id="1888" w:author="ASUS MAXIMUS IX HERO" w:date="2026-02-26T13:59:00Z">
        <w:r w:rsidRPr="00DA15A5">
          <w:t xml:space="preserve">Overall, the thesis demonstrates that </w:t>
        </w:r>
        <w:r w:rsidRPr="00DA15A5">
          <w:rPr>
            <w:rStyle w:val="Strong"/>
            <w:rFonts w:eastAsiaTheme="majorEastAsia"/>
          </w:rPr>
          <w:t>a compact RGB MLP can be deployed as a deterministic FPGA datapath</w:t>
        </w:r>
        <w:r w:rsidRPr="00DA15A5">
          <w:t xml:space="preserve">, using modest resources relative to the device capacity, while sustaining real-time streaming operation as supported by implementation results. The work also clarifies the trade-off inherent in the chosen approach: RGB-only per-pixel classification is computationally </w:t>
        </w:r>
        <w:r w:rsidRPr="00DA15A5">
          <w:lastRenderedPageBreak/>
          <w:t>efficient and hardware-friendly, but it cannot exploit spatial or temporal context and is therefore expected to exhibit characteristic failure modes under confounding conditions (e.g., fire-colored objects, strong illumination changes, haze), consistent with findings in classical camera-based fire detection literature [3].</w:t>
        </w:r>
      </w:ins>
    </w:p>
    <w:p w:rsidR="00176725" w:rsidRPr="00DA15A5" w:rsidRDefault="00176725" w:rsidP="00176725">
      <w:pPr>
        <w:rPr>
          <w:ins w:id="1889" w:author="ASUS MAXIMUS IX HERO" w:date="2026-02-26T13:59:00Z"/>
          <w:rFonts w:ascii="Times New Roman" w:hAnsi="Times New Roman" w:cs="Times New Roman"/>
          <w:rPrChange w:id="1890" w:author="ASUS MAXIMUS IX HERO" w:date="2026-03-01T19:18:00Z">
            <w:rPr>
              <w:ins w:id="1891" w:author="ASUS MAXIMUS IX HERO" w:date="2026-02-26T13:59:00Z"/>
            </w:rPr>
          </w:rPrChange>
        </w:rPr>
      </w:pPr>
    </w:p>
    <w:p w:rsidR="00176725" w:rsidRPr="00DA15A5" w:rsidRDefault="00176725" w:rsidP="00176725">
      <w:pPr>
        <w:pStyle w:val="Heading3"/>
        <w:rPr>
          <w:ins w:id="1892" w:author="ASUS MAXIMUS IX HERO" w:date="2026-02-26T13:59:00Z"/>
          <w:rFonts w:ascii="Times New Roman" w:hAnsi="Times New Roman" w:cs="Times New Roman"/>
          <w:rPrChange w:id="1893" w:author="ASUS MAXIMUS IX HERO" w:date="2026-03-01T19:18:00Z">
            <w:rPr>
              <w:ins w:id="1894" w:author="ASUS MAXIMUS IX HERO" w:date="2026-02-26T13:59:00Z"/>
            </w:rPr>
          </w:rPrChange>
        </w:rPr>
      </w:pPr>
      <w:bookmarkStart w:id="1895" w:name="_Toc223292369"/>
      <w:ins w:id="1896" w:author="ASUS MAXIMUS IX HERO" w:date="2026-02-26T13:59:00Z">
        <w:r w:rsidRPr="00DA15A5">
          <w:rPr>
            <w:rFonts w:ascii="Times New Roman" w:hAnsi="Times New Roman" w:cs="Times New Roman"/>
            <w:rPrChange w:id="1897" w:author="ASUS MAXIMUS IX HERO" w:date="2026-03-01T19:18:00Z">
              <w:rPr/>
            </w:rPrChange>
          </w:rPr>
          <w:t>Future Work</w:t>
        </w:r>
        <w:bookmarkEnd w:id="1895"/>
      </w:ins>
    </w:p>
    <w:p w:rsidR="00176725" w:rsidRPr="00DA15A5" w:rsidRDefault="00176725" w:rsidP="00176725">
      <w:pPr>
        <w:pStyle w:val="NormalWeb"/>
        <w:rPr>
          <w:ins w:id="1898" w:author="ASUS MAXIMUS IX HERO" w:date="2026-02-26T13:59:00Z"/>
        </w:rPr>
      </w:pPr>
      <w:ins w:id="1899" w:author="ASUS MAXIMUS IX HERO" w:date="2026-02-26T13:59:00Z">
        <w:r w:rsidRPr="00DA15A5">
          <w:t xml:space="preserve">The proposed design establishes a reproducible foundation for FPGA-based wildfire inference, and several extensions are possible. Importantly, the following directions are </w:t>
        </w:r>
        <w:r w:rsidRPr="00DA15A5">
          <w:rPr>
            <w:rStyle w:val="Strong"/>
            <w:rFonts w:eastAsiaTheme="majorEastAsia"/>
          </w:rPr>
          <w:t>not implemented in this thesis</w:t>
        </w:r>
        <w:r w:rsidRPr="00DA15A5">
          <w:t>; they are presented as logical next steps based on the limitations observed and the broader literature.</w:t>
        </w:r>
      </w:ins>
    </w:p>
    <w:p w:rsidR="00176725" w:rsidRPr="00DA15A5" w:rsidRDefault="00176725" w:rsidP="00176725">
      <w:pPr>
        <w:pStyle w:val="NormalWeb"/>
        <w:numPr>
          <w:ilvl w:val="0"/>
          <w:numId w:val="29"/>
        </w:numPr>
        <w:rPr>
          <w:ins w:id="1900" w:author="ASUS MAXIMUS IX HERO" w:date="2026-02-26T13:59:00Z"/>
        </w:rPr>
      </w:pPr>
      <w:ins w:id="1901" w:author="ASUS MAXIMUS IX HERO" w:date="2026-02-26T13:59:00Z">
        <w:r w:rsidRPr="00DA15A5">
          <w:rPr>
            <w:rStyle w:val="Strong"/>
            <w:rFonts w:eastAsiaTheme="majorEastAsia"/>
          </w:rPr>
          <w:t>Richer inputs: multi-spectral features and improved separability</w:t>
        </w:r>
        <w:r w:rsidRPr="00DA15A5">
          <w:br/>
          <w:t>A natural extension is to move beyond RGB to incorporate additional spectral information (when available). Wildfire remote sensing surveys emphasize that multispectral and hyperspectral data can improve detection and mapping robustness by capturing spectral signatures that are less ambiguous than color alone [1]. CNN-based hyperspectral approaches further illustrate how richer sensing can improve mapping quality, although they increase computational and data-handling requirements [2]. A future FPGA-oriented design could explore multi-channel inputs while maintaining hardware feasibility by selecting a small number of informative bands and carefully controlling precision and memory footprint [11].</w:t>
        </w:r>
      </w:ins>
    </w:p>
    <w:p w:rsidR="00176725" w:rsidRPr="00DA15A5" w:rsidRDefault="00176725" w:rsidP="00176725">
      <w:pPr>
        <w:pStyle w:val="NormalWeb"/>
        <w:numPr>
          <w:ilvl w:val="0"/>
          <w:numId w:val="29"/>
        </w:numPr>
        <w:rPr>
          <w:ins w:id="1902" w:author="ASUS MAXIMUS IX HERO" w:date="2026-02-26T13:59:00Z"/>
        </w:rPr>
      </w:pPr>
      <w:ins w:id="1903" w:author="ASUS MAXIMUS IX HERO" w:date="2026-02-26T13:59:00Z">
        <w:r w:rsidRPr="00DA15A5">
          <w:rPr>
            <w:rStyle w:val="Strong"/>
            <w:rFonts w:eastAsiaTheme="majorEastAsia"/>
          </w:rPr>
          <w:t>Temporal cues for improved robustness in video streams</w:t>
        </w:r>
        <w:r w:rsidRPr="00DA15A5">
          <w:br/>
          <w:t>Classical real-time fire detection work shows that temporal flame dynamics (e.g., flicker behavior) can reduce false alarms compared with color-only decisions [3]. Since the thesis architecture already supports streaming operation, a future extension could incorporate lightweight temporal features (e.g., short-window statistics or simple temporal differencing) computed on-chip. This would preserve the FPGA-friendly streaming model while improving robustness under confounding illumination.</w:t>
        </w:r>
      </w:ins>
    </w:p>
    <w:p w:rsidR="00176725" w:rsidRPr="00DA15A5" w:rsidRDefault="00176725" w:rsidP="00176725">
      <w:pPr>
        <w:pStyle w:val="NormalWeb"/>
        <w:numPr>
          <w:ilvl w:val="0"/>
          <w:numId w:val="29"/>
        </w:numPr>
        <w:rPr>
          <w:ins w:id="1904" w:author="ASUS MAXIMUS IX HERO" w:date="2026-02-26T13:59:00Z"/>
        </w:rPr>
      </w:pPr>
      <w:ins w:id="1905" w:author="ASUS MAXIMUS IX HERO" w:date="2026-02-26T13:59:00Z">
        <w:r w:rsidRPr="00DA15A5">
          <w:rPr>
            <w:rStyle w:val="Strong"/>
            <w:rFonts w:eastAsiaTheme="majorEastAsia"/>
          </w:rPr>
          <w:t>Convolutional feature extraction (hybrid pipeline)</w:t>
        </w:r>
        <w:r w:rsidRPr="00DA15A5">
          <w:br/>
          <w:t>Spatial-context models (e.g., convolutional feature extractors) can address key weaknesses of pixel-wise classification by incorporating neighborhood information and texture/boundary cues. The hyperspectral CNN study exemplifies the benefits of spatial modeling for wildfire mapping [2]. However, adopting convolution introduces substantially higher compute and memory demands, and would require careful architecture design, tiling, and precision selection to meet real-time constraints on FPGA [11], [15]. A practical hybrid path could be to retain the current MLP decision head but feed it with a small set of engineered or lightweight learned spatial features.</w:t>
        </w:r>
      </w:ins>
    </w:p>
    <w:p w:rsidR="00176725" w:rsidRPr="00DA15A5" w:rsidRDefault="00176725" w:rsidP="00176725">
      <w:pPr>
        <w:pStyle w:val="NormalWeb"/>
        <w:numPr>
          <w:ilvl w:val="0"/>
          <w:numId w:val="29"/>
        </w:numPr>
        <w:rPr>
          <w:ins w:id="1906" w:author="ASUS MAXIMUS IX HERO" w:date="2026-02-26T13:59:00Z"/>
        </w:rPr>
      </w:pPr>
      <w:ins w:id="1907" w:author="ASUS MAXIMUS IX HERO" w:date="2026-02-26T13:59:00Z">
        <w:r w:rsidRPr="00DA15A5">
          <w:rPr>
            <w:rStyle w:val="Strong"/>
            <w:rFonts w:eastAsiaTheme="majorEastAsia"/>
          </w:rPr>
          <w:t>Adaptive decision strategies (thresholding and calibration)</w:t>
        </w:r>
        <w:r w:rsidRPr="00DA15A5">
          <w:br/>
          <w:t xml:space="preserve">Pixel-wise classifiers often require a threshold to convert probabilities into fire/non-fire decisions. Future work could incorporate adaptive thresholds or calibration strategies to reduce false positives under varying lighting conditions. This direction is particularly motivated by the known limitations of color-driven fire detection and the variability highlighted in wildfire imagery studies [1], [3]. Such adaptation could be implemented </w:t>
        </w:r>
        <w:r w:rsidRPr="00DA15A5">
          <w:lastRenderedPageBreak/>
          <w:t>either as a software-controlled parameter (updated based on scene statistics) or as a simple on-chip logic block that modifies decision thresholds under defined conditions.</w:t>
        </w:r>
      </w:ins>
    </w:p>
    <w:p w:rsidR="00176725" w:rsidRPr="00DA15A5" w:rsidRDefault="00176725" w:rsidP="00176725">
      <w:pPr>
        <w:pStyle w:val="NormalWeb"/>
        <w:numPr>
          <w:ilvl w:val="0"/>
          <w:numId w:val="29"/>
        </w:numPr>
        <w:rPr>
          <w:ins w:id="1908" w:author="ASUS MAXIMUS IX HERO" w:date="2026-02-26T13:59:00Z"/>
        </w:rPr>
      </w:pPr>
      <w:ins w:id="1909" w:author="ASUS MAXIMUS IX HERO" w:date="2026-02-26T13:59:00Z">
        <w:r w:rsidRPr="00DA15A5">
          <w:rPr>
            <w:rStyle w:val="Strong"/>
            <w:rFonts w:eastAsiaTheme="majorEastAsia"/>
          </w:rPr>
          <w:t>Embedded deployment and sensor integration</w:t>
        </w:r>
        <w:r w:rsidRPr="00DA15A5">
          <w:br/>
          <w:t xml:space="preserve">Finally, deployment on embedded platforms with direct camera interfaces is a practical extension to move from FPGA validation to operational prototyping. FPGA design references emphasize that successful deployment requires not only functional RTL but also robust integration with I/O timing, clocking, and verification methodology [12]. </w:t>
        </w:r>
      </w:ins>
      <w:ins w:id="1910" w:author="ASUS MAXIMUS IX HERO" w:date="2026-03-01T20:33:00Z">
        <w:r w:rsidR="00776347">
          <w:t>The</w:t>
        </w:r>
      </w:ins>
      <w:ins w:id="1911" w:author="ASUS MAXIMUS IX HERO" w:date="2026-02-26T13:59:00Z">
        <w:r w:rsidRPr="00DA15A5">
          <w:t xml:space="preserve"> next step is to integrate the current inference core into a complete camera-to-output pipeline on an embedded FPGA/SoC platform, enabling fully self-contained real-time wildfire monitoring.</w:t>
        </w:r>
      </w:ins>
    </w:p>
    <w:p w:rsidR="00176725" w:rsidRPr="00DA15A5" w:rsidRDefault="00176725" w:rsidP="00176725">
      <w:pPr>
        <w:pStyle w:val="NormalWeb"/>
        <w:rPr>
          <w:ins w:id="1912" w:author="ASUS MAXIMUS IX HERO" w:date="2026-02-26T13:59:00Z"/>
        </w:rPr>
      </w:pPr>
      <w:ins w:id="1913" w:author="ASUS MAXIMUS IX HERO" w:date="2026-02-26T13:59:00Z">
        <w:r w:rsidRPr="00DA15A5">
          <w:t xml:space="preserve">In summary, the thesis provides a verified baseline that demonstrates </w:t>
        </w:r>
      </w:ins>
      <w:ins w:id="1914" w:author="ASUS MAXIMUS IX HERO" w:date="2026-03-01T20:33:00Z">
        <w:r w:rsidR="00776347">
          <w:t xml:space="preserve">the </w:t>
        </w:r>
      </w:ins>
      <w:ins w:id="1915" w:author="ASUS MAXIMUS IX HERO" w:date="2026-02-26T13:59:00Z">
        <w:r w:rsidRPr="00DA15A5">
          <w:t xml:space="preserve">feasibility of compact wildfire inference on FPGA, while future work can selectively add spectral, temporal, or spatial modeling capability—each time re-evaluating the central engineering trade-off between </w:t>
        </w:r>
        <w:r w:rsidRPr="00DA15A5">
          <w:rPr>
            <w:rStyle w:val="Strong"/>
            <w:rFonts w:eastAsiaTheme="majorEastAsia"/>
          </w:rPr>
          <w:t>accuracy gains</w:t>
        </w:r>
        <w:r w:rsidRPr="00DA15A5">
          <w:t xml:space="preserve"> and </w:t>
        </w:r>
        <w:r w:rsidRPr="00DA15A5">
          <w:rPr>
            <w:rStyle w:val="Strong"/>
            <w:rFonts w:eastAsiaTheme="majorEastAsia"/>
          </w:rPr>
          <w:t>hardware cost/timing feasibility</w:t>
        </w:r>
        <w:r w:rsidRPr="00DA15A5">
          <w:t>, consistent with FPGA acceleration design practice [11], [15].</w:t>
        </w:r>
      </w:ins>
    </w:p>
    <w:p w:rsidR="00E042BF" w:rsidRPr="00DA15A5" w:rsidRDefault="00E042BF" w:rsidP="00D17753">
      <w:pPr>
        <w:pStyle w:val="BodyText"/>
        <w:rPr>
          <w:ins w:id="1916" w:author="ASUS MAXIMUS IX HERO" w:date="2026-02-26T13:59:00Z"/>
          <w:rFonts w:ascii="Times New Roman" w:eastAsia="Times New Roman" w:hAnsi="Times New Roman" w:cs="Times New Roman"/>
        </w:rPr>
      </w:pPr>
    </w:p>
    <w:p w:rsidR="00176725" w:rsidRPr="00DA15A5" w:rsidRDefault="00176725" w:rsidP="00D17753">
      <w:pPr>
        <w:pStyle w:val="BodyText"/>
        <w:rPr>
          <w:ins w:id="1917" w:author="ASUS MAXIMUS IX HERO" w:date="2026-02-26T13:59:00Z"/>
          <w:rFonts w:ascii="Times New Roman" w:eastAsia="Times New Roman" w:hAnsi="Times New Roman" w:cs="Times New Roman"/>
        </w:rPr>
      </w:pPr>
    </w:p>
    <w:p w:rsidR="00176725" w:rsidRPr="00DA15A5" w:rsidRDefault="00176725" w:rsidP="00D17753">
      <w:pPr>
        <w:pStyle w:val="BodyText"/>
        <w:rPr>
          <w:ins w:id="1918" w:author="ASUS MAXIMUS IX HERO" w:date="2026-02-26T13:59:00Z"/>
          <w:rFonts w:ascii="Times New Roman" w:eastAsia="Times New Roman" w:hAnsi="Times New Roman" w:cs="Times New Roman"/>
        </w:rPr>
      </w:pPr>
    </w:p>
    <w:p w:rsidR="00176725" w:rsidRPr="00DA15A5" w:rsidRDefault="00176725" w:rsidP="00D17753">
      <w:pPr>
        <w:pStyle w:val="BodyText"/>
        <w:rPr>
          <w:ins w:id="1919" w:author="ASUS MAXIMUS IX HERO" w:date="2026-02-26T13:59:00Z"/>
          <w:rFonts w:ascii="Times New Roman" w:eastAsia="Times New Roman" w:hAnsi="Times New Roman" w:cs="Times New Roman"/>
        </w:rPr>
      </w:pPr>
    </w:p>
    <w:p w:rsidR="00176725" w:rsidRPr="00DA15A5" w:rsidRDefault="00176725" w:rsidP="00D17753">
      <w:pPr>
        <w:pStyle w:val="BodyText"/>
        <w:rPr>
          <w:ins w:id="1920" w:author="ASUS MAXIMUS IX HERO" w:date="2026-02-26T13:59:00Z"/>
          <w:rFonts w:ascii="Times New Roman" w:eastAsia="Times New Roman" w:hAnsi="Times New Roman" w:cs="Times New Roman"/>
        </w:rPr>
      </w:pPr>
    </w:p>
    <w:p w:rsidR="00176725" w:rsidRPr="00DA15A5" w:rsidRDefault="00176725" w:rsidP="00D17753">
      <w:pPr>
        <w:pStyle w:val="BodyText"/>
        <w:rPr>
          <w:ins w:id="1921" w:author="ASUS MAXIMUS IX HERO" w:date="2026-02-26T13:59:00Z"/>
          <w:rFonts w:ascii="Times New Roman" w:eastAsia="Times New Roman" w:hAnsi="Times New Roman" w:cs="Times New Roman"/>
        </w:rPr>
      </w:pPr>
    </w:p>
    <w:p w:rsidR="00176725" w:rsidRPr="00DA15A5" w:rsidRDefault="00176725" w:rsidP="00D17753">
      <w:pPr>
        <w:pStyle w:val="BodyText"/>
        <w:rPr>
          <w:ins w:id="1922" w:author="ASUS MAXIMUS IX HERO" w:date="2026-02-26T13:59:00Z"/>
          <w:rFonts w:ascii="Times New Roman" w:eastAsia="Times New Roman" w:hAnsi="Times New Roman" w:cs="Times New Roman"/>
        </w:rPr>
      </w:pPr>
    </w:p>
    <w:p w:rsidR="00176725" w:rsidRPr="00DA15A5" w:rsidRDefault="00176725" w:rsidP="00D17753">
      <w:pPr>
        <w:pStyle w:val="BodyText"/>
        <w:rPr>
          <w:ins w:id="1923" w:author="ASUS MAXIMUS IX HERO" w:date="2026-02-26T13:59:00Z"/>
          <w:rFonts w:ascii="Times New Roman" w:eastAsia="Times New Roman" w:hAnsi="Times New Roman" w:cs="Times New Roman"/>
        </w:rPr>
      </w:pPr>
    </w:p>
    <w:p w:rsidR="00176725" w:rsidRPr="00DA15A5" w:rsidRDefault="00176725" w:rsidP="00D17753">
      <w:pPr>
        <w:pStyle w:val="BodyText"/>
        <w:rPr>
          <w:ins w:id="1924" w:author="ASUS MAXIMUS IX HERO" w:date="2026-02-26T13:59:00Z"/>
          <w:rFonts w:ascii="Times New Roman" w:eastAsia="Times New Roman" w:hAnsi="Times New Roman" w:cs="Times New Roman"/>
        </w:rPr>
      </w:pPr>
    </w:p>
    <w:p w:rsidR="00176725" w:rsidRPr="00DA15A5" w:rsidRDefault="00176725" w:rsidP="00D17753">
      <w:pPr>
        <w:pStyle w:val="BodyText"/>
        <w:rPr>
          <w:ins w:id="1925" w:author="ASUS MAXIMUS IX HERO" w:date="2026-02-26T13:59:00Z"/>
          <w:rFonts w:ascii="Times New Roman" w:eastAsia="Times New Roman" w:hAnsi="Times New Roman" w:cs="Times New Roman"/>
        </w:rPr>
      </w:pPr>
    </w:p>
    <w:p w:rsidR="00176725" w:rsidRPr="00DA15A5" w:rsidRDefault="00176725" w:rsidP="00D17753">
      <w:pPr>
        <w:pStyle w:val="BodyText"/>
        <w:rPr>
          <w:ins w:id="1926" w:author="ASUS MAXIMUS IX HERO" w:date="2026-02-26T13:59:00Z"/>
          <w:rFonts w:ascii="Times New Roman" w:eastAsia="Times New Roman" w:hAnsi="Times New Roman" w:cs="Times New Roman"/>
        </w:rPr>
      </w:pPr>
    </w:p>
    <w:p w:rsidR="00176725" w:rsidRPr="00DA15A5" w:rsidRDefault="00176725" w:rsidP="00D17753">
      <w:pPr>
        <w:pStyle w:val="BodyText"/>
        <w:rPr>
          <w:ins w:id="1927" w:author="ASUS MAXIMUS IX HERO" w:date="2026-02-24T21:16:00Z"/>
          <w:rFonts w:ascii="Times New Roman" w:eastAsia="Times New Roman" w:hAnsi="Times New Roman" w:cs="Times New Roman"/>
        </w:rPr>
      </w:pPr>
    </w:p>
    <w:p w:rsidR="00E042BF" w:rsidRPr="00DA15A5" w:rsidRDefault="00E042BF" w:rsidP="00D17753">
      <w:pPr>
        <w:pStyle w:val="BodyText"/>
        <w:rPr>
          <w:ins w:id="1928" w:author="ASUS MAXIMUS IX HERO" w:date="2026-02-24T21:16:00Z"/>
          <w:rFonts w:ascii="Times New Roman" w:eastAsia="Times New Roman" w:hAnsi="Times New Roman" w:cs="Times New Roman"/>
        </w:rPr>
      </w:pPr>
    </w:p>
    <w:p w:rsidR="00E042BF" w:rsidRPr="00DA15A5" w:rsidRDefault="00E042BF" w:rsidP="00D17753">
      <w:pPr>
        <w:pStyle w:val="BodyText"/>
        <w:rPr>
          <w:ins w:id="1929" w:author="ASUS MAXIMUS IX HERO" w:date="2026-02-26T14:04:00Z"/>
          <w:rFonts w:ascii="Times New Roman" w:eastAsia="Times New Roman" w:hAnsi="Times New Roman" w:cs="Times New Roman"/>
        </w:rPr>
      </w:pPr>
    </w:p>
    <w:p w:rsidR="00176725" w:rsidRPr="00DA15A5" w:rsidRDefault="00176725" w:rsidP="00D17753">
      <w:pPr>
        <w:pStyle w:val="BodyText"/>
        <w:rPr>
          <w:ins w:id="1930" w:author="ASUS MAXIMUS IX HERO" w:date="2026-02-26T14:04:00Z"/>
          <w:rFonts w:ascii="Times New Roman" w:eastAsia="Times New Roman" w:hAnsi="Times New Roman" w:cs="Times New Roman"/>
        </w:rPr>
      </w:pPr>
    </w:p>
    <w:p w:rsidR="00176725" w:rsidRPr="00DA15A5" w:rsidRDefault="00176725" w:rsidP="00D17753">
      <w:pPr>
        <w:pStyle w:val="BodyText"/>
        <w:rPr>
          <w:ins w:id="1931" w:author="ASUS MAXIMUS IX HERO" w:date="2026-02-24T21:16:00Z"/>
          <w:rFonts w:ascii="Times New Roman" w:eastAsia="Times New Roman" w:hAnsi="Times New Roman" w:cs="Times New Roman"/>
        </w:rPr>
      </w:pPr>
    </w:p>
    <w:p w:rsidR="00E042BF" w:rsidRPr="00DA15A5" w:rsidRDefault="00E042BF" w:rsidP="00D17753">
      <w:pPr>
        <w:pStyle w:val="BodyText"/>
        <w:rPr>
          <w:ins w:id="1932" w:author="ASUS MAXIMUS IX HERO" w:date="2026-02-24T21:11:00Z"/>
          <w:rFonts w:ascii="Times New Roman" w:eastAsia="Times New Roman" w:hAnsi="Times New Roman" w:cs="Times New Roman"/>
        </w:rPr>
      </w:pPr>
    </w:p>
    <w:p w:rsidR="00E042BF" w:rsidRPr="00DA15A5" w:rsidRDefault="00E042BF" w:rsidP="00D17753">
      <w:pPr>
        <w:pStyle w:val="BodyText"/>
        <w:rPr>
          <w:rFonts w:ascii="Times New Roman" w:eastAsia="Times New Roman" w:hAnsi="Times New Roman" w:cs="Times New Roman"/>
          <w:rPrChange w:id="1933" w:author="ASUS MAXIMUS IX HERO" w:date="2026-03-01T19:18:00Z">
            <w:rPr>
              <w:rFonts w:ascii="Times New Roman" w:hAnsi="Times New Roman" w:cs="Times New Roman"/>
            </w:rPr>
          </w:rPrChange>
        </w:rPr>
      </w:pPr>
    </w:p>
    <w:p w:rsidR="00666F86" w:rsidRPr="00DA15A5" w:rsidDel="00686695" w:rsidRDefault="00590D5F">
      <w:pPr>
        <w:pStyle w:val="Heading1"/>
        <w:rPr>
          <w:del w:id="1934" w:author="ASUS MAXIMUS IX HERO" w:date="2026-02-26T13:58:00Z"/>
          <w:rFonts w:ascii="Times New Roman" w:hAnsi="Times New Roman" w:cs="Times New Roman"/>
        </w:rPr>
      </w:pPr>
      <w:bookmarkStart w:id="1935" w:name="chap:conclusion"/>
      <w:bookmarkEnd w:id="1138"/>
      <w:bookmarkEnd w:id="1140"/>
      <w:del w:id="1936" w:author="ASUS MAXIMUS IX HERO" w:date="2026-02-26T13:58:00Z">
        <w:r w:rsidRPr="00DA15A5" w:rsidDel="00686695">
          <w:rPr>
            <w:rFonts w:ascii="Times New Roman" w:hAnsi="Times New Roman" w:cs="Times New Roman"/>
          </w:rPr>
          <w:lastRenderedPageBreak/>
          <w:delText>Conclusion and Future Work</w:delText>
        </w:r>
      </w:del>
    </w:p>
    <w:p w:rsidR="00666F86" w:rsidRPr="00DA15A5" w:rsidDel="00686695" w:rsidRDefault="00590D5F">
      <w:pPr>
        <w:pStyle w:val="FirstParagraph"/>
        <w:rPr>
          <w:del w:id="1937" w:author="ASUS MAXIMUS IX HERO" w:date="2026-02-26T13:58:00Z"/>
          <w:rFonts w:ascii="Times New Roman" w:hAnsi="Times New Roman" w:cs="Times New Roman"/>
        </w:rPr>
      </w:pPr>
      <w:del w:id="1938" w:author="ASUS MAXIMUS IX HERO" w:date="2026-02-26T13:58:00Z">
        <w:r w:rsidRPr="00DA15A5" w:rsidDel="00686695">
          <w:rPr>
            <w:rFonts w:ascii="Times New Roman" w:hAnsi="Times New Roman" w:cs="Times New Roman"/>
          </w:rPr>
          <w:delText>This thesis demonstrated a compact, fixed-point MLP for per-pixel wildfire detection implemented on an FPGA. The system achieves real-time throughput with competitive accuracy while using modest resources. The toolchain from training to hardware export enables reproducible development and verification.</w:delText>
        </w:r>
      </w:del>
    </w:p>
    <w:p w:rsidR="00666F86" w:rsidRPr="00DA15A5" w:rsidDel="00686695" w:rsidRDefault="00590D5F">
      <w:pPr>
        <w:pStyle w:val="BodyText"/>
        <w:rPr>
          <w:del w:id="1939" w:author="ASUS MAXIMUS IX HERO" w:date="2026-02-26T13:58:00Z"/>
          <w:rFonts w:ascii="Times New Roman" w:hAnsi="Times New Roman" w:cs="Times New Roman"/>
        </w:rPr>
      </w:pPr>
      <w:del w:id="1940" w:author="ASUS MAXIMUS IX HERO" w:date="2026-02-26T13:58:00Z">
        <w:r w:rsidRPr="00DA15A5" w:rsidDel="00686695">
          <w:rPr>
            <w:rFonts w:ascii="Times New Roman" w:hAnsi="Times New Roman" w:cs="Times New Roman"/>
          </w:rPr>
          <w:delText>Future extensions include: (i) multi-spectral inputs and temporal cues, (ii) convolutional feature extractors, (iii) on-board learning or adaptive thresholds, and (iv) deployment on embedded SoC platforms with camera interfaces.</w:delText>
        </w:r>
      </w:del>
    </w:p>
    <w:p w:rsidR="00666F86" w:rsidRPr="00DA15A5" w:rsidRDefault="00590D5F">
      <w:pPr>
        <w:pStyle w:val="Heading1"/>
        <w:rPr>
          <w:rFonts w:ascii="Times New Roman" w:hAnsi="Times New Roman" w:cs="Times New Roman"/>
        </w:rPr>
      </w:pPr>
      <w:bookmarkStart w:id="1941" w:name="_Toc223292370"/>
      <w:bookmarkStart w:id="1942" w:name="app:repo"/>
      <w:bookmarkEnd w:id="1935"/>
      <w:r w:rsidRPr="00DA15A5">
        <w:rPr>
          <w:rFonts w:ascii="Times New Roman" w:hAnsi="Times New Roman" w:cs="Times New Roman"/>
        </w:rPr>
        <w:t>Repository Structure and Artifacts</w:t>
      </w:r>
      <w:bookmarkEnd w:id="1941"/>
    </w:p>
    <w:p w:rsidR="00666F86" w:rsidRPr="00DA15A5" w:rsidRDefault="00590D5F">
      <w:pPr>
        <w:pStyle w:val="FirstParagraph"/>
        <w:rPr>
          <w:rFonts w:ascii="Times New Roman" w:hAnsi="Times New Roman" w:cs="Times New Roman"/>
        </w:rPr>
      </w:pPr>
      <w:r w:rsidRPr="00DA15A5">
        <w:rPr>
          <w:rFonts w:ascii="Times New Roman" w:hAnsi="Times New Roman" w:cs="Times New Roman"/>
        </w:rPr>
        <w:t>This appendix summarizes relevant folders and artifacts used in the thesis.</w:t>
      </w:r>
    </w:p>
    <w:p w:rsidR="00666F86" w:rsidRPr="00DA15A5" w:rsidRDefault="00590D5F">
      <w:pPr>
        <w:numPr>
          <w:ilvl w:val="0"/>
          <w:numId w:val="4"/>
        </w:numPr>
        <w:rPr>
          <w:rFonts w:ascii="Times New Roman" w:hAnsi="Times New Roman" w:cs="Times New Roman"/>
        </w:rPr>
      </w:pPr>
      <w:r w:rsidRPr="00DA15A5">
        <w:rPr>
          <w:rFonts w:ascii="Times New Roman" w:hAnsi="Times New Roman" w:cs="Times New Roman"/>
        </w:rPr>
        <w:t>‘python/‘: Training and export scripts (‘train_mlp.py‘, ‘export_fixedpoint.py‘, ‘gen_sigmoid_lut.py‘, etc.).</w:t>
      </w:r>
    </w:p>
    <w:p w:rsidR="00666F86" w:rsidRPr="00DA15A5" w:rsidRDefault="00590D5F">
      <w:pPr>
        <w:numPr>
          <w:ilvl w:val="0"/>
          <w:numId w:val="4"/>
        </w:numPr>
        <w:rPr>
          <w:rFonts w:ascii="Times New Roman" w:hAnsi="Times New Roman" w:cs="Times New Roman"/>
        </w:rPr>
      </w:pPr>
      <w:r w:rsidRPr="00DA15A5">
        <w:rPr>
          <w:rFonts w:ascii="Times New Roman" w:hAnsi="Times New Roman" w:cs="Times New Roman"/>
        </w:rPr>
        <w:t>‘python/artifacts/‘: Trained parameters and plots (‘W1.npy‘, ‘W2.npy‘, ‘b1.npy‘, ‘b2.npy‘, ‘plots/‘).</w:t>
      </w:r>
    </w:p>
    <w:p w:rsidR="00666F86" w:rsidRPr="00DA15A5" w:rsidRDefault="00590D5F">
      <w:pPr>
        <w:numPr>
          <w:ilvl w:val="0"/>
          <w:numId w:val="4"/>
        </w:numPr>
        <w:rPr>
          <w:rFonts w:ascii="Times New Roman" w:hAnsi="Times New Roman" w:cs="Times New Roman"/>
        </w:rPr>
      </w:pPr>
      <w:r w:rsidRPr="00DA15A5">
        <w:rPr>
          <w:rFonts w:ascii="Times New Roman" w:hAnsi="Times New Roman" w:cs="Times New Roman"/>
        </w:rPr>
        <w:t>‘coeffs/‘: Activation LUT in text/COE formats used by the FPGA design.</w:t>
      </w:r>
    </w:p>
    <w:p w:rsidR="00666F86" w:rsidRPr="00DA15A5" w:rsidRDefault="00590D5F">
      <w:pPr>
        <w:numPr>
          <w:ilvl w:val="0"/>
          <w:numId w:val="4"/>
        </w:numPr>
        <w:rPr>
          <w:rFonts w:ascii="Times New Roman" w:hAnsi="Times New Roman" w:cs="Times New Roman"/>
        </w:rPr>
      </w:pPr>
      <w:r w:rsidRPr="00DA15A5">
        <w:rPr>
          <w:rFonts w:ascii="Times New Roman" w:hAnsi="Times New Roman" w:cs="Times New Roman"/>
        </w:rPr>
        <w:t>‘VHDL/‘: Hardware description modules, testbenches, and top-level entities.</w:t>
      </w:r>
    </w:p>
    <w:p w:rsidR="00666F86" w:rsidRPr="00DA15A5" w:rsidRDefault="00590D5F">
      <w:pPr>
        <w:numPr>
          <w:ilvl w:val="0"/>
          <w:numId w:val="4"/>
        </w:numPr>
        <w:rPr>
          <w:rFonts w:ascii="Times New Roman" w:hAnsi="Times New Roman" w:cs="Times New Roman"/>
        </w:rPr>
      </w:pPr>
      <w:r w:rsidRPr="00DA15A5">
        <w:rPr>
          <w:rFonts w:ascii="Times New Roman" w:hAnsi="Times New Roman" w:cs="Times New Roman"/>
        </w:rPr>
        <w:t>‘sim/‘: Simulation workspace and waveforms.</w:t>
      </w:r>
    </w:p>
    <w:p w:rsidR="002F32F0" w:rsidRPr="00DA15A5" w:rsidRDefault="00590D5F">
      <w:pPr>
        <w:numPr>
          <w:ilvl w:val="0"/>
          <w:numId w:val="4"/>
        </w:numPr>
        <w:rPr>
          <w:rFonts w:ascii="Times New Roman" w:hAnsi="Times New Roman" w:cs="Times New Roman"/>
        </w:rPr>
      </w:pPr>
      <w:r w:rsidRPr="00DA15A5">
        <w:rPr>
          <w:rFonts w:ascii="Times New Roman" w:hAnsi="Times New Roman" w:cs="Times New Roman"/>
        </w:rPr>
        <w:t>‘vivado_thesis/‘: Vivado project and implementation/synthesis runs.</w:t>
      </w:r>
      <w:bookmarkEnd w:id="1942"/>
    </w:p>
    <w:p w:rsidR="002F32F0" w:rsidRPr="00DA15A5" w:rsidRDefault="002F32F0" w:rsidP="002F32F0">
      <w:pPr>
        <w:rPr>
          <w:rFonts w:ascii="Times New Roman" w:hAnsi="Times New Roman" w:cs="Times New Roman"/>
        </w:rPr>
      </w:pPr>
    </w:p>
    <w:p w:rsidR="002F32F0" w:rsidRPr="00DA15A5" w:rsidRDefault="002F32F0" w:rsidP="002F32F0">
      <w:pPr>
        <w:rPr>
          <w:rFonts w:ascii="Times New Roman" w:hAnsi="Times New Roman" w:cs="Times New Roman"/>
        </w:rPr>
      </w:pPr>
    </w:p>
    <w:p w:rsidR="002F32F0" w:rsidRPr="00DA15A5" w:rsidRDefault="002F32F0" w:rsidP="002F32F0">
      <w:pPr>
        <w:rPr>
          <w:rFonts w:ascii="Times New Roman" w:hAnsi="Times New Roman" w:cs="Times New Roman"/>
        </w:rPr>
      </w:pPr>
    </w:p>
    <w:p w:rsidR="002F32F0" w:rsidRPr="00DA15A5" w:rsidRDefault="002F32F0" w:rsidP="002F32F0">
      <w:pPr>
        <w:rPr>
          <w:rFonts w:ascii="Times New Roman" w:hAnsi="Times New Roman" w:cs="Times New Roman"/>
        </w:rPr>
      </w:pPr>
    </w:p>
    <w:p w:rsidR="002F32F0" w:rsidRPr="00DA15A5" w:rsidRDefault="002F32F0" w:rsidP="002F32F0">
      <w:pPr>
        <w:rPr>
          <w:rFonts w:ascii="Times New Roman" w:hAnsi="Times New Roman" w:cs="Times New Roman"/>
        </w:rPr>
      </w:pPr>
    </w:p>
    <w:p w:rsidR="002F32F0" w:rsidRPr="00DA15A5" w:rsidRDefault="002F32F0" w:rsidP="002F32F0">
      <w:pPr>
        <w:rPr>
          <w:rFonts w:ascii="Times New Roman" w:hAnsi="Times New Roman" w:cs="Times New Roman"/>
        </w:rPr>
      </w:pPr>
    </w:p>
    <w:p w:rsidR="002F32F0" w:rsidRPr="00DA15A5" w:rsidRDefault="002F32F0" w:rsidP="002F32F0">
      <w:pPr>
        <w:rPr>
          <w:rFonts w:ascii="Times New Roman" w:hAnsi="Times New Roman" w:cs="Times New Roman"/>
        </w:rPr>
      </w:pPr>
    </w:p>
    <w:p w:rsidR="002F32F0" w:rsidRPr="00DA15A5" w:rsidRDefault="002F32F0" w:rsidP="002F32F0">
      <w:pPr>
        <w:rPr>
          <w:rFonts w:ascii="Times New Roman" w:hAnsi="Times New Roman" w:cs="Times New Roman"/>
        </w:rPr>
      </w:pPr>
    </w:p>
    <w:p w:rsidR="002F32F0" w:rsidRPr="00DA15A5" w:rsidRDefault="002F32F0" w:rsidP="002F32F0">
      <w:pPr>
        <w:rPr>
          <w:rFonts w:ascii="Times New Roman" w:hAnsi="Times New Roman" w:cs="Times New Roman"/>
        </w:rPr>
      </w:pPr>
    </w:p>
    <w:p w:rsidR="008E6309" w:rsidRPr="00DA15A5" w:rsidRDefault="008E6309" w:rsidP="002F32F0">
      <w:pPr>
        <w:pStyle w:val="Heading2"/>
        <w:rPr>
          <w:rFonts w:ascii="Times New Roman" w:hAnsi="Times New Roman" w:cs="Times New Roman"/>
        </w:rPr>
      </w:pPr>
      <w:bookmarkStart w:id="1943" w:name="references"/>
    </w:p>
    <w:p w:rsidR="008E6309" w:rsidRPr="00DA15A5" w:rsidRDefault="008E6309" w:rsidP="002F32F0">
      <w:pPr>
        <w:pStyle w:val="Heading2"/>
        <w:rPr>
          <w:ins w:id="1944" w:author="ASUS MAXIMUS IX HERO" w:date="2026-02-26T14:04:00Z"/>
          <w:rFonts w:ascii="Times New Roman" w:hAnsi="Times New Roman" w:cs="Times New Roman"/>
        </w:rPr>
      </w:pPr>
    </w:p>
    <w:p w:rsidR="00176725" w:rsidRPr="00DA15A5" w:rsidRDefault="00176725">
      <w:pPr>
        <w:pStyle w:val="BodyText"/>
        <w:rPr>
          <w:ins w:id="1945" w:author="ASUS MAXIMUS IX HERO" w:date="2026-02-26T14:04:00Z"/>
          <w:rFonts w:ascii="Times New Roman" w:hAnsi="Times New Roman" w:cs="Times New Roman"/>
          <w:rPrChange w:id="1946" w:author="ASUS MAXIMUS IX HERO" w:date="2026-03-01T19:18:00Z">
            <w:rPr>
              <w:ins w:id="1947" w:author="ASUS MAXIMUS IX HERO" w:date="2026-02-26T14:04:00Z"/>
            </w:rPr>
          </w:rPrChange>
        </w:rPr>
        <w:pPrChange w:id="1948" w:author="ASUS MAXIMUS IX HERO" w:date="2026-02-26T14:04:00Z">
          <w:pPr>
            <w:pStyle w:val="Heading2"/>
          </w:pPr>
        </w:pPrChange>
      </w:pPr>
    </w:p>
    <w:p w:rsidR="00176725" w:rsidRPr="00DA15A5" w:rsidRDefault="00176725">
      <w:pPr>
        <w:pStyle w:val="BodyText"/>
        <w:rPr>
          <w:ins w:id="1949" w:author="ASUS MAXIMUS IX HERO" w:date="2026-02-26T14:04:00Z"/>
          <w:rFonts w:ascii="Times New Roman" w:hAnsi="Times New Roman" w:cs="Times New Roman"/>
          <w:rPrChange w:id="1950" w:author="ASUS MAXIMUS IX HERO" w:date="2026-03-01T19:18:00Z">
            <w:rPr>
              <w:ins w:id="1951" w:author="ASUS MAXIMUS IX HERO" w:date="2026-02-26T14:04:00Z"/>
            </w:rPr>
          </w:rPrChange>
        </w:rPr>
        <w:pPrChange w:id="1952" w:author="ASUS MAXIMUS IX HERO" w:date="2026-02-26T14:04:00Z">
          <w:pPr>
            <w:pStyle w:val="Heading2"/>
          </w:pPr>
        </w:pPrChange>
      </w:pPr>
    </w:p>
    <w:p w:rsidR="00176725" w:rsidRPr="00DA15A5" w:rsidRDefault="00176725">
      <w:pPr>
        <w:pStyle w:val="BodyText"/>
        <w:rPr>
          <w:ins w:id="1953" w:author="ASUS MAXIMUS IX HERO" w:date="2026-02-26T14:04:00Z"/>
          <w:rFonts w:ascii="Times New Roman" w:hAnsi="Times New Roman" w:cs="Times New Roman"/>
          <w:rPrChange w:id="1954" w:author="ASUS MAXIMUS IX HERO" w:date="2026-03-01T19:18:00Z">
            <w:rPr>
              <w:ins w:id="1955" w:author="ASUS MAXIMUS IX HERO" w:date="2026-02-26T14:04:00Z"/>
            </w:rPr>
          </w:rPrChange>
        </w:rPr>
        <w:pPrChange w:id="1956" w:author="ASUS MAXIMUS IX HERO" w:date="2026-02-26T14:04:00Z">
          <w:pPr>
            <w:pStyle w:val="Heading2"/>
          </w:pPr>
        </w:pPrChange>
      </w:pPr>
    </w:p>
    <w:p w:rsidR="00176725" w:rsidRPr="00DA15A5" w:rsidRDefault="00176725">
      <w:pPr>
        <w:pStyle w:val="BodyText"/>
        <w:rPr>
          <w:ins w:id="1957" w:author="ASUS MAXIMUS IX HERO" w:date="2026-02-26T14:04:00Z"/>
          <w:rFonts w:ascii="Times New Roman" w:hAnsi="Times New Roman" w:cs="Times New Roman"/>
          <w:rPrChange w:id="1958" w:author="ASUS MAXIMUS IX HERO" w:date="2026-03-01T19:18:00Z">
            <w:rPr>
              <w:ins w:id="1959" w:author="ASUS MAXIMUS IX HERO" w:date="2026-02-26T14:04:00Z"/>
            </w:rPr>
          </w:rPrChange>
        </w:rPr>
        <w:pPrChange w:id="1960" w:author="ASUS MAXIMUS IX HERO" w:date="2026-02-26T14:04:00Z">
          <w:pPr>
            <w:pStyle w:val="Heading2"/>
          </w:pPr>
        </w:pPrChange>
      </w:pPr>
    </w:p>
    <w:p w:rsidR="00176725" w:rsidRPr="00DA15A5" w:rsidRDefault="00176725">
      <w:pPr>
        <w:pStyle w:val="BodyText"/>
        <w:rPr>
          <w:rFonts w:ascii="Times New Roman" w:hAnsi="Times New Roman" w:cs="Times New Roman"/>
        </w:rPr>
        <w:pPrChange w:id="1961" w:author="ASUS MAXIMUS IX HERO" w:date="2026-02-26T14:04:00Z">
          <w:pPr>
            <w:pStyle w:val="Heading2"/>
          </w:pPr>
        </w:pPrChange>
      </w:pPr>
    </w:p>
    <w:p w:rsidR="002F32F0" w:rsidRPr="00DA15A5" w:rsidRDefault="002F32F0" w:rsidP="002F32F0">
      <w:pPr>
        <w:pStyle w:val="Heading2"/>
        <w:rPr>
          <w:rFonts w:ascii="Times New Roman" w:hAnsi="Times New Roman" w:cs="Times New Roman"/>
        </w:rPr>
      </w:pPr>
      <w:bookmarkStart w:id="1962" w:name="_Toc223292371"/>
      <w:r w:rsidRPr="00DA15A5">
        <w:rPr>
          <w:rFonts w:ascii="Times New Roman" w:hAnsi="Times New Roman" w:cs="Times New Roman"/>
        </w:rPr>
        <w:lastRenderedPageBreak/>
        <w:t>References</w:t>
      </w:r>
      <w:bookmarkEnd w:id="1962"/>
    </w:p>
    <w:p w:rsidR="002F32F0" w:rsidRPr="00DA15A5" w:rsidDel="00176725" w:rsidRDefault="002F32F0" w:rsidP="002F32F0">
      <w:pPr>
        <w:pStyle w:val="FirstParagraph"/>
        <w:rPr>
          <w:del w:id="1963" w:author="ASUS MAXIMUS IX HERO" w:date="2026-02-26T14:04:00Z"/>
          <w:rFonts w:ascii="Times New Roman" w:hAnsi="Times New Roman" w:cs="Times New Roman"/>
        </w:rPr>
      </w:pPr>
      <w:del w:id="1964" w:author="ASUS MAXIMUS IX HERO" w:date="2026-02-26T14:04:00Z">
        <w:r w:rsidRPr="00DA15A5" w:rsidDel="00176725">
          <w:rPr>
            <w:rFonts w:ascii="Times New Roman" w:hAnsi="Times New Roman" w:cs="Times New Roman"/>
          </w:rPr>
          <w:delText xml:space="preserve">Key sources that directly support the chapter’s hardware/software co-design narrative include: the arXiv wildfire prevention/detection/suppression pipeline proposal (for breadth of wildfire monitoring workflows), the deep-learning remote-sensing wildfire review (for task framing and dataset/modeling challenges), classic video-based fire detection work using color and temporal cues (for historical handcrafted baselines), and multiple FPGA ANN/BNN sources spanning VHDL neuron implementations, fixed-point/LUT activations, and FPGA tool-flow/architecture surveys. </w:delText>
        </w:r>
        <w:r w:rsidR="00E11471" w:rsidRPr="00DA15A5" w:rsidDel="00176725">
          <w:rPr>
            <w:rFonts w:ascii="Times New Roman" w:hAnsi="Times New Roman" w:cs="Times New Roman"/>
            <w:rPrChange w:id="1965" w:author="ASUS MAXIMUS IX HERO" w:date="2026-03-01T19:18:00Z">
              <w:rPr/>
            </w:rPrChange>
          </w:rPr>
          <w:fldChar w:fldCharType="begin"/>
        </w:r>
        <w:r w:rsidR="00E11471" w:rsidRPr="00DA15A5" w:rsidDel="00176725">
          <w:rPr>
            <w:rFonts w:ascii="Times New Roman" w:hAnsi="Times New Roman" w:cs="Times New Roman"/>
            <w:rPrChange w:id="1966" w:author="ASUS MAXIMUS IX HERO" w:date="2026-03-01T19:18:00Z">
              <w:rPr/>
            </w:rPrChange>
          </w:rPr>
          <w:delInstrText xml:space="preserve"> HYPERLINK "https://arxiv.org/abs/2312.06990" \h </w:delInstrText>
        </w:r>
        <w:r w:rsidR="00E11471" w:rsidRPr="00DA15A5" w:rsidDel="00176725">
          <w:rPr>
            <w:rPrChange w:id="1967" w:author="ASUS MAXIMUS IX HERO" w:date="2026-03-01T19:18:00Z">
              <w:rPr>
                <w:rStyle w:val="Hyperlink"/>
                <w:rFonts w:ascii="Times New Roman" w:hAnsi="Times New Roman" w:cs="Times New Roman"/>
              </w:rPr>
            </w:rPrChange>
          </w:rPr>
          <w:fldChar w:fldCharType="separate"/>
        </w:r>
        <w:r w:rsidRPr="00DA15A5" w:rsidDel="00176725">
          <w:rPr>
            <w:rStyle w:val="Hyperlink"/>
            <w:rFonts w:ascii="Times New Roman" w:hAnsi="Times New Roman" w:cs="Times New Roman"/>
          </w:rPr>
          <w:delText>[8]</w:delText>
        </w:r>
        <w:r w:rsidR="00E11471" w:rsidRPr="00DA15A5" w:rsidDel="00176725">
          <w:rPr>
            <w:rStyle w:val="Hyperlink"/>
            <w:rFonts w:ascii="Times New Roman" w:hAnsi="Times New Roman" w:cs="Times New Roman"/>
          </w:rPr>
          <w:fldChar w:fldCharType="end"/>
        </w:r>
      </w:del>
    </w:p>
    <w:bookmarkEnd w:id="1943"/>
    <w:p w:rsidR="002F32F0" w:rsidRPr="00DA15A5" w:rsidRDefault="00644F19" w:rsidP="002F32F0">
      <w:pPr>
        <w:rPr>
          <w:rFonts w:ascii="Times New Roman" w:hAnsi="Times New Roman" w:cs="Times New Roman"/>
        </w:rPr>
      </w:pPr>
      <w:del w:id="1968" w:author="ASUS MAXIMUS IX HERO" w:date="2026-02-26T14:04:00Z">
        <w:r>
          <w:rPr>
            <w:rFonts w:ascii="Times New Roman" w:hAnsi="Times New Roman" w:cs="Times New Roman"/>
          </w:rPr>
          <w:pict>
            <v:rect id="_x0000_i1027" style="width:0;height:1.5pt" o:hralign="center" o:hrstd="t" o:hr="t"/>
          </w:pict>
        </w:r>
      </w:del>
    </w:p>
    <w:p w:rsidR="002F32F0" w:rsidRPr="00DA15A5" w:rsidRDefault="00E11471" w:rsidP="002F32F0">
      <w:pPr>
        <w:pStyle w:val="FirstParagraph"/>
        <w:rPr>
          <w:rFonts w:ascii="Times New Roman" w:hAnsi="Times New Roman" w:cs="Times New Roman"/>
        </w:rPr>
      </w:pPr>
      <w:r w:rsidRPr="00DA15A5">
        <w:rPr>
          <w:rFonts w:ascii="Times New Roman" w:hAnsi="Times New Roman" w:cs="Times New Roman"/>
          <w:rPrChange w:id="1969" w:author="ASUS MAXIMUS IX HERO" w:date="2026-03-01T19:18:00Z">
            <w:rPr/>
          </w:rPrChange>
        </w:rPr>
        <w:fldChar w:fldCharType="begin"/>
      </w:r>
      <w:r w:rsidRPr="00DA15A5">
        <w:rPr>
          <w:rFonts w:ascii="Times New Roman" w:hAnsi="Times New Roman" w:cs="Times New Roman"/>
          <w:rPrChange w:id="1970" w:author="ASUS MAXIMUS IX HERO" w:date="2026-03-01T19:18:00Z">
            <w:rPr/>
          </w:rPrChange>
        </w:rPr>
        <w:instrText xml:space="preserve"> HYPERLINK "https://www.mdpi.com/2571-6255/6/5/192?utm_source=chatgpt.com" \h </w:instrText>
      </w:r>
      <w:r w:rsidRPr="00DA15A5">
        <w:rPr>
          <w:rPrChange w:id="1971" w:author="ASUS MAXIMUS IX HERO" w:date="2026-03-01T19:18:00Z">
            <w:rPr>
              <w:rStyle w:val="Hyperlink"/>
              <w:rFonts w:ascii="Times New Roman" w:hAnsi="Times New Roman" w:cs="Times New Roman"/>
            </w:rPr>
          </w:rPrChange>
        </w:rPr>
        <w:fldChar w:fldCharType="separate"/>
      </w:r>
      <w:r w:rsidR="002F32F0" w:rsidRPr="00DA15A5">
        <w:rPr>
          <w:rStyle w:val="Hyperlink"/>
          <w:rFonts w:ascii="Times New Roman" w:hAnsi="Times New Roman" w:cs="Times New Roman"/>
        </w:rPr>
        <w:t>[1]</w:t>
      </w:r>
      <w:r w:rsidRPr="00DA15A5">
        <w:rPr>
          <w:rStyle w:val="Hyperlink"/>
          <w:rFonts w:ascii="Times New Roman" w:hAnsi="Times New Roman" w:cs="Times New Roman"/>
        </w:rPr>
        <w:fldChar w:fldCharType="end"/>
      </w:r>
      <w:r w:rsidR="002F32F0" w:rsidRPr="00DA15A5">
        <w:rPr>
          <w:rFonts w:ascii="Times New Roman" w:hAnsi="Times New Roman" w:cs="Times New Roman"/>
        </w:rPr>
        <w:t xml:space="preserve"> Deep Learning Approaches for Wildland Fires Using Satellite Remote Sensing Data: Detection, Mapping, and Prediction | MDPI</w:t>
      </w:r>
    </w:p>
    <w:p w:rsidR="002F32F0" w:rsidRPr="00DA15A5" w:rsidRDefault="00E11471" w:rsidP="002F32F0">
      <w:pPr>
        <w:pStyle w:val="BodyText"/>
        <w:rPr>
          <w:rFonts w:ascii="Times New Roman" w:hAnsi="Times New Roman" w:cs="Times New Roman"/>
        </w:rPr>
      </w:pPr>
      <w:r w:rsidRPr="00DA15A5">
        <w:rPr>
          <w:rFonts w:ascii="Times New Roman" w:hAnsi="Times New Roman" w:cs="Times New Roman"/>
          <w:rPrChange w:id="1972" w:author="ASUS MAXIMUS IX HERO" w:date="2026-03-01T19:18:00Z">
            <w:rPr/>
          </w:rPrChange>
        </w:rPr>
        <w:fldChar w:fldCharType="begin"/>
      </w:r>
      <w:r w:rsidRPr="00DA15A5">
        <w:rPr>
          <w:rFonts w:ascii="Times New Roman" w:hAnsi="Times New Roman" w:cs="Times New Roman"/>
          <w:rPrChange w:id="1973" w:author="ASUS MAXIMUS IX HERO" w:date="2026-03-01T19:18:00Z">
            <w:rPr/>
          </w:rPrChange>
        </w:rPr>
        <w:instrText xml:space="preserve"> HYPERLINK "https://www.mdpi.com/2571-6255/6/5/192?utm_source=chatgpt.com" \h </w:instrText>
      </w:r>
      <w:r w:rsidRPr="00DA15A5">
        <w:rPr>
          <w:rPrChange w:id="1974" w:author="ASUS MAXIMUS IX HERO" w:date="2026-03-01T19:18:00Z">
            <w:rPr>
              <w:rStyle w:val="Hyperlink"/>
              <w:rFonts w:ascii="Times New Roman" w:hAnsi="Times New Roman" w:cs="Times New Roman"/>
            </w:rPr>
          </w:rPrChange>
        </w:rPr>
        <w:fldChar w:fldCharType="separate"/>
      </w:r>
      <w:r w:rsidR="002F32F0" w:rsidRPr="00DA15A5">
        <w:rPr>
          <w:rStyle w:val="Hyperlink"/>
          <w:rFonts w:ascii="Times New Roman" w:hAnsi="Times New Roman" w:cs="Times New Roman"/>
        </w:rPr>
        <w:t>https://www.mdpi.com/2571-6255/6/5/192?utm_source=chatgpt.com</w:t>
      </w:r>
      <w:r w:rsidRPr="00DA15A5">
        <w:rPr>
          <w:rStyle w:val="Hyperlink"/>
          <w:rFonts w:ascii="Times New Roman" w:hAnsi="Times New Roman" w:cs="Times New Roman"/>
        </w:rPr>
        <w:fldChar w:fldCharType="end"/>
      </w:r>
    </w:p>
    <w:p w:rsidR="002F32F0" w:rsidRPr="00DA15A5" w:rsidRDefault="00E11471" w:rsidP="002F32F0">
      <w:pPr>
        <w:pStyle w:val="BodyText"/>
        <w:rPr>
          <w:rFonts w:ascii="Times New Roman" w:hAnsi="Times New Roman" w:cs="Times New Roman"/>
        </w:rPr>
      </w:pPr>
      <w:r w:rsidRPr="00DA15A5">
        <w:rPr>
          <w:rFonts w:ascii="Times New Roman" w:hAnsi="Times New Roman" w:cs="Times New Roman"/>
          <w:rPrChange w:id="1975" w:author="ASUS MAXIMUS IX HERO" w:date="2026-03-01T19:18:00Z">
            <w:rPr/>
          </w:rPrChange>
        </w:rPr>
        <w:fldChar w:fldCharType="begin"/>
      </w:r>
      <w:r w:rsidRPr="00DA15A5">
        <w:rPr>
          <w:rFonts w:ascii="Times New Roman" w:hAnsi="Times New Roman" w:cs="Times New Roman"/>
          <w:rPrChange w:id="1976" w:author="ASUS MAXIMUS IX HERO" w:date="2026-03-01T19:18:00Z">
            <w:rPr/>
          </w:rPrChange>
        </w:rPr>
        <w:instrText xml:space="preserve"> HYPERLINK "https://www.mdpi.com/2072-4292/15/19/4855?utm_source=chatgpt.com" \h </w:instrText>
      </w:r>
      <w:r w:rsidRPr="00DA15A5">
        <w:rPr>
          <w:rPrChange w:id="1977" w:author="ASUS MAXIMUS IX HERO" w:date="2026-03-01T19:18:00Z">
            <w:rPr>
              <w:rStyle w:val="Hyperlink"/>
              <w:rFonts w:ascii="Times New Roman" w:hAnsi="Times New Roman" w:cs="Times New Roman"/>
            </w:rPr>
          </w:rPrChange>
        </w:rPr>
        <w:fldChar w:fldCharType="separate"/>
      </w:r>
      <w:r w:rsidR="002F32F0" w:rsidRPr="00DA15A5">
        <w:rPr>
          <w:rStyle w:val="Hyperlink"/>
          <w:rFonts w:ascii="Times New Roman" w:hAnsi="Times New Roman" w:cs="Times New Roman"/>
        </w:rPr>
        <w:t>[2]</w:t>
      </w:r>
      <w:r w:rsidRPr="00DA15A5">
        <w:rPr>
          <w:rStyle w:val="Hyperlink"/>
          <w:rFonts w:ascii="Times New Roman" w:hAnsi="Times New Roman" w:cs="Times New Roman"/>
        </w:rPr>
        <w:fldChar w:fldCharType="end"/>
      </w:r>
      <w:r w:rsidR="002F32F0" w:rsidRPr="00DA15A5">
        <w:rPr>
          <w:rFonts w:ascii="Times New Roman" w:hAnsi="Times New Roman" w:cs="Times New Roman"/>
        </w:rPr>
        <w:t xml:space="preserve"> Wildfire Detection Using Convolutional Neural Networks and PRISMA Hyperspectral Imagery: A Spatial-Spectral Analysis | MDPI</w:t>
      </w:r>
    </w:p>
    <w:p w:rsidR="002F32F0" w:rsidRPr="00DA15A5" w:rsidRDefault="00E11471" w:rsidP="002F32F0">
      <w:pPr>
        <w:pStyle w:val="BodyText"/>
        <w:rPr>
          <w:rFonts w:ascii="Times New Roman" w:hAnsi="Times New Roman" w:cs="Times New Roman"/>
        </w:rPr>
      </w:pPr>
      <w:r w:rsidRPr="00DA15A5">
        <w:rPr>
          <w:rFonts w:ascii="Times New Roman" w:hAnsi="Times New Roman" w:cs="Times New Roman"/>
          <w:rPrChange w:id="1978" w:author="ASUS MAXIMUS IX HERO" w:date="2026-03-01T19:18:00Z">
            <w:rPr/>
          </w:rPrChange>
        </w:rPr>
        <w:fldChar w:fldCharType="begin"/>
      </w:r>
      <w:r w:rsidRPr="00DA15A5">
        <w:rPr>
          <w:rFonts w:ascii="Times New Roman" w:hAnsi="Times New Roman" w:cs="Times New Roman"/>
          <w:rPrChange w:id="1979" w:author="ASUS MAXIMUS IX HERO" w:date="2026-03-01T19:18:00Z">
            <w:rPr/>
          </w:rPrChange>
        </w:rPr>
        <w:instrText xml:space="preserve"> HYPERLINK "https://www.mdpi.com/2072-4292/15/19/4855?utm_source=chatgpt.com" \h </w:instrText>
      </w:r>
      <w:r w:rsidRPr="00DA15A5">
        <w:rPr>
          <w:rPrChange w:id="1980" w:author="ASUS MAXIMUS IX HERO" w:date="2026-03-01T19:18:00Z">
            <w:rPr>
              <w:rStyle w:val="Hyperlink"/>
              <w:rFonts w:ascii="Times New Roman" w:hAnsi="Times New Roman" w:cs="Times New Roman"/>
            </w:rPr>
          </w:rPrChange>
        </w:rPr>
        <w:fldChar w:fldCharType="separate"/>
      </w:r>
      <w:r w:rsidR="002F32F0" w:rsidRPr="00DA15A5">
        <w:rPr>
          <w:rStyle w:val="Hyperlink"/>
          <w:rFonts w:ascii="Times New Roman" w:hAnsi="Times New Roman" w:cs="Times New Roman"/>
        </w:rPr>
        <w:t>https://www.mdpi.com/2072-4292/15/19/4855?utm_source=chatgpt.com</w:t>
      </w:r>
      <w:r w:rsidRPr="00DA15A5">
        <w:rPr>
          <w:rStyle w:val="Hyperlink"/>
          <w:rFonts w:ascii="Times New Roman" w:hAnsi="Times New Roman" w:cs="Times New Roman"/>
        </w:rPr>
        <w:fldChar w:fldCharType="end"/>
      </w:r>
    </w:p>
    <w:p w:rsidR="002F32F0" w:rsidRPr="00DA15A5" w:rsidRDefault="00E11471" w:rsidP="002F32F0">
      <w:pPr>
        <w:pStyle w:val="BodyText"/>
        <w:rPr>
          <w:rFonts w:ascii="Times New Roman" w:hAnsi="Times New Roman" w:cs="Times New Roman"/>
        </w:rPr>
      </w:pPr>
      <w:r w:rsidRPr="00DA15A5">
        <w:rPr>
          <w:rFonts w:ascii="Times New Roman" w:hAnsi="Times New Roman" w:cs="Times New Roman"/>
          <w:rPrChange w:id="1981" w:author="ASUS MAXIMUS IX HERO" w:date="2026-03-01T19:18:00Z">
            <w:rPr/>
          </w:rPrChange>
        </w:rPr>
        <w:fldChar w:fldCharType="begin"/>
      </w:r>
      <w:r w:rsidRPr="00DA15A5">
        <w:rPr>
          <w:rFonts w:ascii="Times New Roman" w:hAnsi="Times New Roman" w:cs="Times New Roman"/>
          <w:rPrChange w:id="1982" w:author="ASUS MAXIMUS IX HERO" w:date="2026-03-01T19:18:00Z">
            <w:rPr/>
          </w:rPrChange>
        </w:rPr>
        <w:instrText xml:space="preserve"> HYPERLINK "https://research.itu.edu.tr/en/publications/computer-vision-based-method-for-real-time-fire-and-flame-detecti/?utm_source=chatgpt.com" \h </w:instrText>
      </w:r>
      <w:r w:rsidRPr="00DA15A5">
        <w:rPr>
          <w:rPrChange w:id="1983" w:author="ASUS MAXIMUS IX HERO" w:date="2026-03-01T19:18:00Z">
            <w:rPr>
              <w:rStyle w:val="Hyperlink"/>
              <w:rFonts w:ascii="Times New Roman" w:hAnsi="Times New Roman" w:cs="Times New Roman"/>
            </w:rPr>
          </w:rPrChange>
        </w:rPr>
        <w:fldChar w:fldCharType="separate"/>
      </w:r>
      <w:r w:rsidR="002F32F0" w:rsidRPr="00DA15A5">
        <w:rPr>
          <w:rStyle w:val="Hyperlink"/>
          <w:rFonts w:ascii="Times New Roman" w:hAnsi="Times New Roman" w:cs="Times New Roman"/>
        </w:rPr>
        <w:t>[3]</w:t>
      </w:r>
      <w:r w:rsidRPr="00DA15A5">
        <w:rPr>
          <w:rStyle w:val="Hyperlink"/>
          <w:rFonts w:ascii="Times New Roman" w:hAnsi="Times New Roman" w:cs="Times New Roman"/>
        </w:rPr>
        <w:fldChar w:fldCharType="end"/>
      </w:r>
      <w:r w:rsidR="002F32F0" w:rsidRPr="00DA15A5">
        <w:rPr>
          <w:rFonts w:ascii="Times New Roman" w:hAnsi="Times New Roman" w:cs="Times New Roman"/>
        </w:rPr>
        <w:t xml:space="preserve"> Computer </w:t>
      </w:r>
      <w:del w:id="1984" w:author="ASUS MAXIMUS IX HERO" w:date="2026-03-01T20:33:00Z">
        <w:r w:rsidR="002F32F0" w:rsidRPr="00DA15A5" w:rsidDel="00776347">
          <w:rPr>
            <w:rFonts w:ascii="Times New Roman" w:hAnsi="Times New Roman" w:cs="Times New Roman"/>
          </w:rPr>
          <w:delText>vision based</w:delText>
        </w:r>
      </w:del>
      <w:ins w:id="1985" w:author="ASUS MAXIMUS IX HERO" w:date="2026-03-01T20:33:00Z">
        <w:r w:rsidR="00776347">
          <w:rPr>
            <w:rFonts w:ascii="Times New Roman" w:hAnsi="Times New Roman" w:cs="Times New Roman"/>
          </w:rPr>
          <w:t>vision-based</w:t>
        </w:r>
      </w:ins>
      <w:r w:rsidR="002F32F0" w:rsidRPr="00DA15A5">
        <w:rPr>
          <w:rFonts w:ascii="Times New Roman" w:hAnsi="Times New Roman" w:cs="Times New Roman"/>
        </w:rPr>
        <w:t xml:space="preserve"> method for real-time fire and flame detection - Istanbul Technical University</w:t>
      </w:r>
    </w:p>
    <w:p w:rsidR="002F32F0" w:rsidRPr="00DA15A5" w:rsidRDefault="00E11471" w:rsidP="002F32F0">
      <w:pPr>
        <w:pStyle w:val="BodyText"/>
        <w:rPr>
          <w:rFonts w:ascii="Times New Roman" w:hAnsi="Times New Roman" w:cs="Times New Roman"/>
        </w:rPr>
      </w:pPr>
      <w:r w:rsidRPr="00DA15A5">
        <w:rPr>
          <w:rFonts w:ascii="Times New Roman" w:hAnsi="Times New Roman" w:cs="Times New Roman"/>
          <w:rPrChange w:id="1986" w:author="ASUS MAXIMUS IX HERO" w:date="2026-03-01T19:18:00Z">
            <w:rPr/>
          </w:rPrChange>
        </w:rPr>
        <w:fldChar w:fldCharType="begin"/>
      </w:r>
      <w:r w:rsidRPr="00DA15A5">
        <w:rPr>
          <w:rFonts w:ascii="Times New Roman" w:hAnsi="Times New Roman" w:cs="Times New Roman"/>
          <w:rPrChange w:id="1987" w:author="ASUS MAXIMUS IX HERO" w:date="2026-03-01T19:18:00Z">
            <w:rPr/>
          </w:rPrChange>
        </w:rPr>
        <w:instrText xml:space="preserve"> HYPERLINK "https://research.itu.edu.tr/en/publications/computer-vision-based-method-for-real-time-fire-and-flame-detecti/?utm_source=chatgpt.com" \h </w:instrText>
      </w:r>
      <w:r w:rsidRPr="00DA15A5">
        <w:rPr>
          <w:rPrChange w:id="1988" w:author="ASUS MAXIMUS IX HERO" w:date="2026-03-01T19:18:00Z">
            <w:rPr>
              <w:rStyle w:val="Hyperlink"/>
              <w:rFonts w:ascii="Times New Roman" w:hAnsi="Times New Roman" w:cs="Times New Roman"/>
            </w:rPr>
          </w:rPrChange>
        </w:rPr>
        <w:fldChar w:fldCharType="separate"/>
      </w:r>
      <w:r w:rsidR="002F32F0" w:rsidRPr="00DA15A5">
        <w:rPr>
          <w:rStyle w:val="Hyperlink"/>
          <w:rFonts w:ascii="Times New Roman" w:hAnsi="Times New Roman" w:cs="Times New Roman"/>
        </w:rPr>
        <w:t>https://research.itu.edu.tr/en/publications/computer-vision-based-method-for-real-time-fire-and-flame-detecti/?utm_source=chatgpt.com</w:t>
      </w:r>
      <w:r w:rsidRPr="00DA15A5">
        <w:rPr>
          <w:rStyle w:val="Hyperlink"/>
          <w:rFonts w:ascii="Times New Roman" w:hAnsi="Times New Roman" w:cs="Times New Roman"/>
        </w:rPr>
        <w:fldChar w:fldCharType="end"/>
      </w:r>
    </w:p>
    <w:p w:rsidR="002F32F0" w:rsidRPr="00DA15A5" w:rsidRDefault="00E11471" w:rsidP="002F32F0">
      <w:pPr>
        <w:pStyle w:val="BodyText"/>
        <w:rPr>
          <w:rFonts w:ascii="Times New Roman" w:hAnsi="Times New Roman" w:cs="Times New Roman"/>
        </w:rPr>
      </w:pPr>
      <w:r w:rsidRPr="00DA15A5">
        <w:rPr>
          <w:rFonts w:ascii="Times New Roman" w:hAnsi="Times New Roman" w:cs="Times New Roman"/>
          <w:rPrChange w:id="1989" w:author="ASUS MAXIMUS IX HERO" w:date="2026-03-01T19:18:00Z">
            <w:rPr/>
          </w:rPrChange>
        </w:rPr>
        <w:fldChar w:fldCharType="begin"/>
      </w:r>
      <w:r w:rsidRPr="00DA15A5">
        <w:rPr>
          <w:rFonts w:ascii="Times New Roman" w:hAnsi="Times New Roman" w:cs="Times New Roman"/>
          <w:rPrChange w:id="1990" w:author="ASUS MAXIMUS IX HERO" w:date="2026-03-01T19:18:00Z">
            <w:rPr/>
          </w:rPrChange>
        </w:rPr>
        <w:instrText xml:space="preserve"> HYPERLINK "https://arxiv.org/abs/2312.06990" \h </w:instrText>
      </w:r>
      <w:r w:rsidRPr="00DA15A5">
        <w:rPr>
          <w:rPrChange w:id="1991" w:author="ASUS MAXIMUS IX HERO" w:date="2026-03-01T19:18:00Z">
            <w:rPr>
              <w:rStyle w:val="Hyperlink"/>
              <w:rFonts w:ascii="Times New Roman" w:hAnsi="Times New Roman" w:cs="Times New Roman"/>
            </w:rPr>
          </w:rPrChange>
        </w:rPr>
        <w:fldChar w:fldCharType="separate"/>
      </w:r>
      <w:r w:rsidR="002F32F0" w:rsidRPr="00DA15A5">
        <w:rPr>
          <w:rStyle w:val="Hyperlink"/>
          <w:rFonts w:ascii="Times New Roman" w:hAnsi="Times New Roman" w:cs="Times New Roman"/>
        </w:rPr>
        <w:t>[4]</w:t>
      </w:r>
      <w:r w:rsidRPr="00DA15A5">
        <w:rPr>
          <w:rStyle w:val="Hyperlink"/>
          <w:rFonts w:ascii="Times New Roman" w:hAnsi="Times New Roman" w:cs="Times New Roman"/>
        </w:rPr>
        <w:fldChar w:fldCharType="end"/>
      </w:r>
      <w:r w:rsidR="002F32F0" w:rsidRPr="00DA15A5">
        <w:rPr>
          <w:rFonts w:ascii="Times New Roman" w:hAnsi="Times New Roman" w:cs="Times New Roman"/>
        </w:rPr>
        <w:t xml:space="preserve"> </w:t>
      </w:r>
      <w:r w:rsidRPr="00DA15A5">
        <w:rPr>
          <w:rFonts w:ascii="Times New Roman" w:hAnsi="Times New Roman" w:cs="Times New Roman"/>
          <w:rPrChange w:id="1992" w:author="ASUS MAXIMUS IX HERO" w:date="2026-03-01T19:18:00Z">
            <w:rPr/>
          </w:rPrChange>
        </w:rPr>
        <w:fldChar w:fldCharType="begin"/>
      </w:r>
      <w:r w:rsidRPr="00DA15A5">
        <w:rPr>
          <w:rFonts w:ascii="Times New Roman" w:hAnsi="Times New Roman" w:cs="Times New Roman"/>
          <w:rPrChange w:id="1993" w:author="ASUS MAXIMUS IX HERO" w:date="2026-03-01T19:18:00Z">
            <w:rPr/>
          </w:rPrChange>
        </w:rPr>
        <w:instrText xml:space="preserve"> HYPERLINK "https://arxiv.org/abs/2312.06990" \h </w:instrText>
      </w:r>
      <w:r w:rsidRPr="00DA15A5">
        <w:rPr>
          <w:rPrChange w:id="1994" w:author="ASUS MAXIMUS IX HERO" w:date="2026-03-01T19:18:00Z">
            <w:rPr>
              <w:rStyle w:val="Hyperlink"/>
              <w:rFonts w:ascii="Times New Roman" w:hAnsi="Times New Roman" w:cs="Times New Roman"/>
            </w:rPr>
          </w:rPrChange>
        </w:rPr>
        <w:fldChar w:fldCharType="separate"/>
      </w:r>
      <w:r w:rsidR="002F32F0" w:rsidRPr="00DA15A5">
        <w:rPr>
          <w:rStyle w:val="Hyperlink"/>
          <w:rFonts w:ascii="Times New Roman" w:hAnsi="Times New Roman" w:cs="Times New Roman"/>
        </w:rPr>
        <w:t>[8]</w:t>
      </w:r>
      <w:r w:rsidRPr="00DA15A5">
        <w:rPr>
          <w:rStyle w:val="Hyperlink"/>
          <w:rFonts w:ascii="Times New Roman" w:hAnsi="Times New Roman" w:cs="Times New Roman"/>
        </w:rPr>
        <w:fldChar w:fldCharType="end"/>
      </w:r>
      <w:r w:rsidR="002F32F0" w:rsidRPr="00DA15A5">
        <w:rPr>
          <w:rFonts w:ascii="Times New Roman" w:hAnsi="Times New Roman" w:cs="Times New Roman"/>
        </w:rPr>
        <w:t xml:space="preserve"> [2312.06990] AI-based Wildfire Prevention, Detection</w:t>
      </w:r>
      <w:ins w:id="1995" w:author="ASUS MAXIMUS IX HERO" w:date="2026-03-01T20:33:00Z">
        <w:r w:rsidR="00776347">
          <w:rPr>
            <w:rFonts w:ascii="Times New Roman" w:hAnsi="Times New Roman" w:cs="Times New Roman"/>
          </w:rPr>
          <w:t>,</w:t>
        </w:r>
      </w:ins>
      <w:r w:rsidR="002F32F0" w:rsidRPr="00DA15A5">
        <w:rPr>
          <w:rFonts w:ascii="Times New Roman" w:hAnsi="Times New Roman" w:cs="Times New Roman"/>
        </w:rPr>
        <w:t xml:space="preserve"> and Suppression System</w:t>
      </w:r>
    </w:p>
    <w:p w:rsidR="002F32F0" w:rsidRPr="00DA15A5" w:rsidRDefault="00E11471" w:rsidP="002F32F0">
      <w:pPr>
        <w:pStyle w:val="BodyText"/>
        <w:rPr>
          <w:rFonts w:ascii="Times New Roman" w:hAnsi="Times New Roman" w:cs="Times New Roman"/>
        </w:rPr>
      </w:pPr>
      <w:r w:rsidRPr="00DA15A5">
        <w:rPr>
          <w:rFonts w:ascii="Times New Roman" w:hAnsi="Times New Roman" w:cs="Times New Roman"/>
          <w:rPrChange w:id="1996" w:author="ASUS MAXIMUS IX HERO" w:date="2026-03-01T19:18:00Z">
            <w:rPr/>
          </w:rPrChange>
        </w:rPr>
        <w:fldChar w:fldCharType="begin"/>
      </w:r>
      <w:r w:rsidRPr="00DA15A5">
        <w:rPr>
          <w:rFonts w:ascii="Times New Roman" w:hAnsi="Times New Roman" w:cs="Times New Roman"/>
          <w:rPrChange w:id="1997" w:author="ASUS MAXIMUS IX HERO" w:date="2026-03-01T19:18:00Z">
            <w:rPr/>
          </w:rPrChange>
        </w:rPr>
        <w:instrText xml:space="preserve"> HYPERLINK "https://arxiv.org/abs/2312.06990" \h </w:instrText>
      </w:r>
      <w:r w:rsidRPr="00DA15A5">
        <w:rPr>
          <w:rPrChange w:id="1998" w:author="ASUS MAXIMUS IX HERO" w:date="2026-03-01T19:18:00Z">
            <w:rPr>
              <w:rStyle w:val="Hyperlink"/>
              <w:rFonts w:ascii="Times New Roman" w:hAnsi="Times New Roman" w:cs="Times New Roman"/>
            </w:rPr>
          </w:rPrChange>
        </w:rPr>
        <w:fldChar w:fldCharType="separate"/>
      </w:r>
      <w:r w:rsidR="002F32F0" w:rsidRPr="00DA15A5">
        <w:rPr>
          <w:rStyle w:val="Hyperlink"/>
          <w:rFonts w:ascii="Times New Roman" w:hAnsi="Times New Roman" w:cs="Times New Roman"/>
        </w:rPr>
        <w:t>https://arxiv.org/abs/2312.06990</w:t>
      </w:r>
      <w:r w:rsidRPr="00DA15A5">
        <w:rPr>
          <w:rStyle w:val="Hyperlink"/>
          <w:rFonts w:ascii="Times New Roman" w:hAnsi="Times New Roman" w:cs="Times New Roman"/>
        </w:rPr>
        <w:fldChar w:fldCharType="end"/>
      </w:r>
    </w:p>
    <w:p w:rsidR="002F32F0" w:rsidRPr="00DA15A5" w:rsidRDefault="00E11471" w:rsidP="002F32F0">
      <w:pPr>
        <w:pStyle w:val="BodyText"/>
        <w:rPr>
          <w:rFonts w:ascii="Times New Roman" w:hAnsi="Times New Roman" w:cs="Times New Roman"/>
        </w:rPr>
      </w:pPr>
      <w:r w:rsidRPr="00DA15A5">
        <w:rPr>
          <w:rFonts w:ascii="Times New Roman" w:hAnsi="Times New Roman" w:cs="Times New Roman"/>
          <w:rPrChange w:id="1999" w:author="ASUS MAXIMUS IX HERO" w:date="2026-03-01T19:18:00Z">
            <w:rPr/>
          </w:rPrChange>
        </w:rPr>
        <w:fldChar w:fldCharType="begin"/>
      </w:r>
      <w:r w:rsidRPr="00DA15A5">
        <w:rPr>
          <w:rFonts w:ascii="Times New Roman" w:hAnsi="Times New Roman" w:cs="Times New Roman"/>
          <w:rPrChange w:id="2000" w:author="ASUS MAXIMUS IX HERO" w:date="2026-03-01T19:18:00Z">
            <w:rPr/>
          </w:rPrChange>
        </w:rPr>
        <w:instrText xml:space="preserve"> HYPERLINK "https://ieeexplore.ieee.org/document/770860/?utm_source=chatgpt.com" \h </w:instrText>
      </w:r>
      <w:r w:rsidRPr="00DA15A5">
        <w:rPr>
          <w:rPrChange w:id="2001" w:author="ASUS MAXIMUS IX HERO" w:date="2026-03-01T19:18:00Z">
            <w:rPr>
              <w:rStyle w:val="Hyperlink"/>
              <w:rFonts w:ascii="Times New Roman" w:hAnsi="Times New Roman" w:cs="Times New Roman"/>
            </w:rPr>
          </w:rPrChange>
        </w:rPr>
        <w:fldChar w:fldCharType="separate"/>
      </w:r>
      <w:r w:rsidR="002F32F0" w:rsidRPr="00DA15A5">
        <w:rPr>
          <w:rStyle w:val="Hyperlink"/>
          <w:rFonts w:ascii="Times New Roman" w:hAnsi="Times New Roman" w:cs="Times New Roman"/>
        </w:rPr>
        <w:t>[5]</w:t>
      </w:r>
      <w:r w:rsidRPr="00DA15A5">
        <w:rPr>
          <w:rStyle w:val="Hyperlink"/>
          <w:rFonts w:ascii="Times New Roman" w:hAnsi="Times New Roman" w:cs="Times New Roman"/>
        </w:rPr>
        <w:fldChar w:fldCharType="end"/>
      </w:r>
      <w:r w:rsidR="002F32F0" w:rsidRPr="00DA15A5">
        <w:rPr>
          <w:rFonts w:ascii="Times New Roman" w:hAnsi="Times New Roman" w:cs="Times New Roman"/>
        </w:rPr>
        <w:t xml:space="preserve"> FPGA implementation of a multilayer perceptron neural network using VHDL</w:t>
      </w:r>
    </w:p>
    <w:p w:rsidR="002F32F0" w:rsidRPr="00DA15A5" w:rsidRDefault="00E11471" w:rsidP="002F32F0">
      <w:pPr>
        <w:pStyle w:val="BodyText"/>
        <w:rPr>
          <w:rFonts w:ascii="Times New Roman" w:hAnsi="Times New Roman" w:cs="Times New Roman"/>
        </w:rPr>
      </w:pPr>
      <w:r w:rsidRPr="00DA15A5">
        <w:rPr>
          <w:rFonts w:ascii="Times New Roman" w:hAnsi="Times New Roman" w:cs="Times New Roman"/>
          <w:rPrChange w:id="2002" w:author="ASUS MAXIMUS IX HERO" w:date="2026-03-01T19:18:00Z">
            <w:rPr/>
          </w:rPrChange>
        </w:rPr>
        <w:fldChar w:fldCharType="begin"/>
      </w:r>
      <w:r w:rsidRPr="00DA15A5">
        <w:rPr>
          <w:rFonts w:ascii="Times New Roman" w:hAnsi="Times New Roman" w:cs="Times New Roman"/>
          <w:rPrChange w:id="2003" w:author="ASUS MAXIMUS IX HERO" w:date="2026-03-01T19:18:00Z">
            <w:rPr/>
          </w:rPrChange>
        </w:rPr>
        <w:instrText xml:space="preserve"> HYPERLINK "https://ieeexplore.ieee.org/document/770860/?utm_source=chatgpt.com" \h </w:instrText>
      </w:r>
      <w:r w:rsidRPr="00DA15A5">
        <w:rPr>
          <w:rPrChange w:id="2004" w:author="ASUS MAXIMUS IX HERO" w:date="2026-03-01T19:18:00Z">
            <w:rPr>
              <w:rStyle w:val="Hyperlink"/>
              <w:rFonts w:ascii="Times New Roman" w:hAnsi="Times New Roman" w:cs="Times New Roman"/>
            </w:rPr>
          </w:rPrChange>
        </w:rPr>
        <w:fldChar w:fldCharType="separate"/>
      </w:r>
      <w:r w:rsidR="002F32F0" w:rsidRPr="00DA15A5">
        <w:rPr>
          <w:rStyle w:val="Hyperlink"/>
          <w:rFonts w:ascii="Times New Roman" w:hAnsi="Times New Roman" w:cs="Times New Roman"/>
        </w:rPr>
        <w:t>https://ieeexplore.ieee.org/document/770860/?utm_source=chatgpt.com</w:t>
      </w:r>
      <w:r w:rsidRPr="00DA15A5">
        <w:rPr>
          <w:rStyle w:val="Hyperlink"/>
          <w:rFonts w:ascii="Times New Roman" w:hAnsi="Times New Roman" w:cs="Times New Roman"/>
        </w:rPr>
        <w:fldChar w:fldCharType="end"/>
      </w:r>
    </w:p>
    <w:p w:rsidR="002F32F0" w:rsidRPr="00DA15A5" w:rsidRDefault="00E11471" w:rsidP="002F32F0">
      <w:pPr>
        <w:pStyle w:val="BodyText"/>
        <w:rPr>
          <w:rFonts w:ascii="Times New Roman" w:hAnsi="Times New Roman" w:cs="Times New Roman"/>
        </w:rPr>
      </w:pPr>
      <w:r w:rsidRPr="00DA15A5">
        <w:rPr>
          <w:rFonts w:ascii="Times New Roman" w:hAnsi="Times New Roman" w:cs="Times New Roman"/>
          <w:rPrChange w:id="2005" w:author="ASUS MAXIMUS IX HERO" w:date="2026-03-01T19:18:00Z">
            <w:rPr/>
          </w:rPrChange>
        </w:rPr>
        <w:fldChar w:fldCharType="begin"/>
      </w:r>
      <w:r w:rsidRPr="00DA15A5">
        <w:rPr>
          <w:rFonts w:ascii="Times New Roman" w:hAnsi="Times New Roman" w:cs="Times New Roman"/>
          <w:rPrChange w:id="2006" w:author="ASUS MAXIMUS IX HERO" w:date="2026-03-01T19:18:00Z">
            <w:rPr/>
          </w:rPrChange>
        </w:rPr>
        <w:instrText xml:space="preserve"> HYPERLINK "https://ieeexplore.ieee.org/document/7929192?utm_source=chatgpt.com" \h </w:instrText>
      </w:r>
      <w:r w:rsidRPr="00DA15A5">
        <w:rPr>
          <w:rPrChange w:id="2007" w:author="ASUS MAXIMUS IX HERO" w:date="2026-03-01T19:18:00Z">
            <w:rPr>
              <w:rStyle w:val="Hyperlink"/>
              <w:rFonts w:ascii="Times New Roman" w:hAnsi="Times New Roman" w:cs="Times New Roman"/>
            </w:rPr>
          </w:rPrChange>
        </w:rPr>
        <w:fldChar w:fldCharType="separate"/>
      </w:r>
      <w:r w:rsidR="002F32F0" w:rsidRPr="00DA15A5">
        <w:rPr>
          <w:rStyle w:val="Hyperlink"/>
          <w:rFonts w:ascii="Times New Roman" w:hAnsi="Times New Roman" w:cs="Times New Roman"/>
        </w:rPr>
        <w:t>[6]</w:t>
      </w:r>
      <w:r w:rsidRPr="00DA15A5">
        <w:rPr>
          <w:rStyle w:val="Hyperlink"/>
          <w:rFonts w:ascii="Times New Roman" w:hAnsi="Times New Roman" w:cs="Times New Roman"/>
        </w:rPr>
        <w:fldChar w:fldCharType="end"/>
      </w:r>
      <w:r w:rsidR="002F32F0" w:rsidRPr="00DA15A5">
        <w:rPr>
          <w:rFonts w:ascii="Times New Roman" w:hAnsi="Times New Roman" w:cs="Times New Roman"/>
        </w:rPr>
        <w:t xml:space="preserve"> Accelerating Binarized Neural Networks: Comparison of FPGA, CPU, GPU, and ASIC</w:t>
      </w:r>
    </w:p>
    <w:p w:rsidR="002F32F0" w:rsidRPr="00DA15A5" w:rsidRDefault="00E11471" w:rsidP="002F32F0">
      <w:pPr>
        <w:pStyle w:val="BodyText"/>
        <w:rPr>
          <w:rFonts w:ascii="Times New Roman" w:hAnsi="Times New Roman" w:cs="Times New Roman"/>
        </w:rPr>
      </w:pPr>
      <w:r w:rsidRPr="00DA15A5">
        <w:rPr>
          <w:rFonts w:ascii="Times New Roman" w:hAnsi="Times New Roman" w:cs="Times New Roman"/>
          <w:rPrChange w:id="2008" w:author="ASUS MAXIMUS IX HERO" w:date="2026-03-01T19:18:00Z">
            <w:rPr/>
          </w:rPrChange>
        </w:rPr>
        <w:fldChar w:fldCharType="begin"/>
      </w:r>
      <w:r w:rsidRPr="00DA15A5">
        <w:rPr>
          <w:rFonts w:ascii="Times New Roman" w:hAnsi="Times New Roman" w:cs="Times New Roman"/>
          <w:rPrChange w:id="2009" w:author="ASUS MAXIMUS IX HERO" w:date="2026-03-01T19:18:00Z">
            <w:rPr/>
          </w:rPrChange>
        </w:rPr>
        <w:instrText xml:space="preserve"> HYPERLINK "https://ieeexplore.ieee.org/document/7929192?utm_source=chatgpt.com" \h </w:instrText>
      </w:r>
      <w:r w:rsidRPr="00DA15A5">
        <w:rPr>
          <w:rPrChange w:id="2010" w:author="ASUS MAXIMUS IX HERO" w:date="2026-03-01T19:18:00Z">
            <w:rPr>
              <w:rStyle w:val="Hyperlink"/>
              <w:rFonts w:ascii="Times New Roman" w:hAnsi="Times New Roman" w:cs="Times New Roman"/>
            </w:rPr>
          </w:rPrChange>
        </w:rPr>
        <w:fldChar w:fldCharType="separate"/>
      </w:r>
      <w:r w:rsidR="002F32F0" w:rsidRPr="00DA15A5">
        <w:rPr>
          <w:rStyle w:val="Hyperlink"/>
          <w:rFonts w:ascii="Times New Roman" w:hAnsi="Times New Roman" w:cs="Times New Roman"/>
        </w:rPr>
        <w:t>https://ieeexplore.ieee.org/document/7929192?utm_source=chatgpt.com</w:t>
      </w:r>
      <w:r w:rsidRPr="00DA15A5">
        <w:rPr>
          <w:rStyle w:val="Hyperlink"/>
          <w:rFonts w:ascii="Times New Roman" w:hAnsi="Times New Roman" w:cs="Times New Roman"/>
        </w:rPr>
        <w:fldChar w:fldCharType="end"/>
      </w:r>
    </w:p>
    <w:p w:rsidR="002F32F0" w:rsidRPr="00DA15A5" w:rsidRDefault="00E11471" w:rsidP="002F32F0">
      <w:pPr>
        <w:pStyle w:val="BodyText"/>
        <w:rPr>
          <w:rFonts w:ascii="Times New Roman" w:hAnsi="Times New Roman" w:cs="Times New Roman"/>
        </w:rPr>
      </w:pPr>
      <w:r w:rsidRPr="00DA15A5">
        <w:rPr>
          <w:rFonts w:ascii="Times New Roman" w:hAnsi="Times New Roman" w:cs="Times New Roman"/>
          <w:rPrChange w:id="2011" w:author="ASUS MAXIMUS IX HERO" w:date="2026-03-01T19:18:00Z">
            <w:rPr/>
          </w:rPrChange>
        </w:rPr>
        <w:fldChar w:fldCharType="begin"/>
      </w:r>
      <w:r w:rsidRPr="00DA15A5">
        <w:rPr>
          <w:rFonts w:ascii="Times New Roman" w:hAnsi="Times New Roman" w:cs="Times New Roman"/>
          <w:rPrChange w:id="2012" w:author="ASUS MAXIMUS IX HERO" w:date="2026-03-01T19:18:00Z">
            <w:rPr/>
          </w:rPrChange>
        </w:rPr>
        <w:instrText xml:space="preserve"> HYPERLINK "https://rzhao01.github.io/publication/bnn_fpga2017/?utm_source=chatgpt.com" \h </w:instrText>
      </w:r>
      <w:r w:rsidRPr="00DA15A5">
        <w:rPr>
          <w:rPrChange w:id="2013" w:author="ASUS MAXIMUS IX HERO" w:date="2026-03-01T19:18:00Z">
            <w:rPr>
              <w:rStyle w:val="Hyperlink"/>
              <w:rFonts w:ascii="Times New Roman" w:hAnsi="Times New Roman" w:cs="Times New Roman"/>
            </w:rPr>
          </w:rPrChange>
        </w:rPr>
        <w:fldChar w:fldCharType="separate"/>
      </w:r>
      <w:r w:rsidR="002F32F0" w:rsidRPr="00DA15A5">
        <w:rPr>
          <w:rStyle w:val="Hyperlink"/>
          <w:rFonts w:ascii="Times New Roman" w:hAnsi="Times New Roman" w:cs="Times New Roman"/>
        </w:rPr>
        <w:t>[7]</w:t>
      </w:r>
      <w:r w:rsidRPr="00DA15A5">
        <w:rPr>
          <w:rStyle w:val="Hyperlink"/>
          <w:rFonts w:ascii="Times New Roman" w:hAnsi="Times New Roman" w:cs="Times New Roman"/>
        </w:rPr>
        <w:fldChar w:fldCharType="end"/>
      </w:r>
      <w:r w:rsidR="002F32F0" w:rsidRPr="00DA15A5">
        <w:rPr>
          <w:rFonts w:ascii="Times New Roman" w:hAnsi="Times New Roman" w:cs="Times New Roman"/>
        </w:rPr>
        <w:t xml:space="preserve"> Accelerating Binarized Convolutional Neural Networks with Software-Programmable FPGAs | Ritchie Zhao</w:t>
      </w:r>
    </w:p>
    <w:p w:rsidR="002F32F0" w:rsidRPr="00DA15A5" w:rsidRDefault="00E11471" w:rsidP="002F32F0">
      <w:pPr>
        <w:pStyle w:val="BodyText"/>
        <w:rPr>
          <w:rStyle w:val="Hyperlink"/>
          <w:rFonts w:ascii="Times New Roman" w:hAnsi="Times New Roman" w:cs="Times New Roman"/>
        </w:rPr>
      </w:pPr>
      <w:r w:rsidRPr="00DA15A5">
        <w:rPr>
          <w:rFonts w:ascii="Times New Roman" w:hAnsi="Times New Roman" w:cs="Times New Roman"/>
          <w:rPrChange w:id="2014" w:author="ASUS MAXIMUS IX HERO" w:date="2026-03-01T19:18:00Z">
            <w:rPr/>
          </w:rPrChange>
        </w:rPr>
        <w:fldChar w:fldCharType="begin"/>
      </w:r>
      <w:r w:rsidRPr="00DA15A5">
        <w:rPr>
          <w:rFonts w:ascii="Times New Roman" w:hAnsi="Times New Roman" w:cs="Times New Roman"/>
          <w:rPrChange w:id="2015" w:author="ASUS MAXIMUS IX HERO" w:date="2026-03-01T19:18:00Z">
            <w:rPr/>
          </w:rPrChange>
        </w:rPr>
        <w:instrText xml:space="preserve"> HYPERLINK "https://rzhao01.github.io/publication/bnn_fpga2017/?utm_source=chatgpt.com" \h </w:instrText>
      </w:r>
      <w:r w:rsidRPr="00DA15A5">
        <w:rPr>
          <w:rPrChange w:id="2016" w:author="ASUS MAXIMUS IX HERO" w:date="2026-03-01T19:18:00Z">
            <w:rPr>
              <w:rStyle w:val="Hyperlink"/>
              <w:rFonts w:ascii="Times New Roman" w:hAnsi="Times New Roman" w:cs="Times New Roman"/>
            </w:rPr>
          </w:rPrChange>
        </w:rPr>
        <w:fldChar w:fldCharType="separate"/>
      </w:r>
      <w:r w:rsidR="002F32F0" w:rsidRPr="00DA15A5">
        <w:rPr>
          <w:rStyle w:val="Hyperlink"/>
          <w:rFonts w:ascii="Times New Roman" w:hAnsi="Times New Roman" w:cs="Times New Roman"/>
        </w:rPr>
        <w:t>https://rzhao01.github.io/publication/bnn_fpga2017/?utm_source=chatgpt.com</w:t>
      </w:r>
      <w:r w:rsidRPr="00DA15A5">
        <w:rPr>
          <w:rStyle w:val="Hyperlink"/>
          <w:rFonts w:ascii="Times New Roman" w:hAnsi="Times New Roman" w:cs="Times New Roman"/>
        </w:rPr>
        <w:fldChar w:fldCharType="end"/>
      </w:r>
    </w:p>
    <w:p w:rsidR="00FB5D40" w:rsidRPr="00DA15A5" w:rsidRDefault="00FB5D40" w:rsidP="002F32F0">
      <w:pPr>
        <w:pStyle w:val="BodyText"/>
        <w:rPr>
          <w:rStyle w:val="Hyperlink"/>
          <w:rFonts w:ascii="Times New Roman" w:hAnsi="Times New Roman" w:cs="Times New Roman"/>
        </w:rPr>
      </w:pPr>
    </w:p>
    <w:p w:rsidR="00082B4E" w:rsidRPr="00DA15A5" w:rsidRDefault="00082B4E" w:rsidP="00082B4E">
      <w:pPr>
        <w:ind w:left="360" w:hanging="360"/>
        <w:rPr>
          <w:rFonts w:ascii="Times New Roman" w:hAnsi="Times New Roman" w:cs="Times New Roman"/>
        </w:rPr>
      </w:pPr>
      <w:r w:rsidRPr="00DA15A5">
        <w:rPr>
          <w:rFonts w:ascii="Times New Roman" w:hAnsi="Times New Roman" w:cs="Times New Roman"/>
        </w:rPr>
        <w:fldChar w:fldCharType="begin"/>
      </w:r>
      <w:r w:rsidRPr="00DA15A5">
        <w:rPr>
          <w:rFonts w:ascii="Times New Roman" w:hAnsi="Times New Roman" w:cs="Times New Roman"/>
        </w:rPr>
        <w:instrText>HYPERLINK "https://www.mdpi.com/2571-6255/6/5/192"</w:instrText>
      </w:r>
      <w:r w:rsidRPr="00DA15A5">
        <w:rPr>
          <w:rFonts w:ascii="Times New Roman" w:hAnsi="Times New Roman" w:cs="Times New Roman"/>
          <w:rPrChange w:id="2017" w:author="ASUS MAXIMUS IX HERO" w:date="2026-03-01T19:18:00Z">
            <w:rPr>
              <w:rFonts w:ascii="Times New Roman" w:hAnsi="Times New Roman" w:cs="Times New Roman"/>
              <w:color w:val="0000FF"/>
              <w:u w:val="single"/>
            </w:rPr>
          </w:rPrChange>
        </w:rPr>
        <w:fldChar w:fldCharType="separate"/>
      </w:r>
      <w:r w:rsidRPr="00DA15A5">
        <w:rPr>
          <w:rFonts w:ascii="Times New Roman" w:hAnsi="Times New Roman" w:cs="Times New Roman"/>
          <w:color w:val="0000FF"/>
          <w:u w:val="single"/>
        </w:rPr>
        <w:t>[1]</w:t>
      </w:r>
      <w:r w:rsidRPr="00DA15A5">
        <w:rPr>
          <w:rFonts w:ascii="Times New Roman" w:hAnsi="Times New Roman" w:cs="Times New Roman"/>
          <w:color w:val="0000FF"/>
          <w:u w:val="single"/>
        </w:rPr>
        <w:fldChar w:fldCharType="end"/>
      </w:r>
      <w:r w:rsidRPr="00DA15A5">
        <w:rPr>
          <w:rFonts w:ascii="Times New Roman" w:hAnsi="Times New Roman" w:cs="Times New Roman"/>
        </w:rPr>
        <w:t xml:space="preserve"> M. A. Alsharif et al., “Deep Learning Approaches for Wildland Fires Using Satellite Remote Sensing Data: Detection, Mapping, and Prediction,” Fire, vol. 6, no. 5, p. 192, 2023. Available: https://www.mdpi.com/2571-6255/6/5/192</w:t>
      </w:r>
    </w:p>
    <w:p w:rsidR="00082B4E" w:rsidRPr="00DA15A5" w:rsidRDefault="00082B4E" w:rsidP="00082B4E">
      <w:pPr>
        <w:ind w:left="360" w:hanging="360"/>
        <w:rPr>
          <w:rFonts w:ascii="Times New Roman" w:hAnsi="Times New Roman" w:cs="Times New Roman"/>
        </w:rPr>
      </w:pPr>
      <w:r w:rsidRPr="00DA15A5">
        <w:rPr>
          <w:rFonts w:ascii="Times New Roman" w:hAnsi="Times New Roman" w:cs="Times New Roman"/>
        </w:rPr>
        <w:fldChar w:fldCharType="begin"/>
      </w:r>
      <w:r w:rsidRPr="00DA15A5">
        <w:rPr>
          <w:rFonts w:ascii="Times New Roman" w:hAnsi="Times New Roman" w:cs="Times New Roman"/>
        </w:rPr>
        <w:instrText>HYPERLINK "https://www.mdpi.com/2072-4292/15/19/4855"</w:instrText>
      </w:r>
      <w:r w:rsidRPr="00DA15A5">
        <w:rPr>
          <w:rFonts w:ascii="Times New Roman" w:hAnsi="Times New Roman" w:cs="Times New Roman"/>
          <w:rPrChange w:id="2018" w:author="ASUS MAXIMUS IX HERO" w:date="2026-03-01T19:18:00Z">
            <w:rPr>
              <w:rFonts w:ascii="Times New Roman" w:hAnsi="Times New Roman" w:cs="Times New Roman"/>
              <w:color w:val="0000FF"/>
              <w:u w:val="single"/>
            </w:rPr>
          </w:rPrChange>
        </w:rPr>
        <w:fldChar w:fldCharType="separate"/>
      </w:r>
      <w:r w:rsidRPr="00DA15A5">
        <w:rPr>
          <w:rFonts w:ascii="Times New Roman" w:hAnsi="Times New Roman" w:cs="Times New Roman"/>
          <w:color w:val="0000FF"/>
          <w:u w:val="single"/>
        </w:rPr>
        <w:t>[2]</w:t>
      </w:r>
      <w:r w:rsidRPr="00DA15A5">
        <w:rPr>
          <w:rFonts w:ascii="Times New Roman" w:hAnsi="Times New Roman" w:cs="Times New Roman"/>
          <w:color w:val="0000FF"/>
          <w:u w:val="single"/>
        </w:rPr>
        <w:fldChar w:fldCharType="end"/>
      </w:r>
      <w:r w:rsidRPr="00DA15A5">
        <w:rPr>
          <w:rFonts w:ascii="Times New Roman" w:hAnsi="Times New Roman" w:cs="Times New Roman"/>
        </w:rPr>
        <w:t xml:space="preserve"> A. Filizzola et al., “Wildfire Detection Using Convolutional Neural Networks and PRISMA Hyperspectral Imagery: A Spatial-Spectral Analysis,” Remote Sensing, vol. 15, no. 19, 2023. Available: https://www.mdpi.com/2072-4292/15/19/4855</w:t>
      </w:r>
    </w:p>
    <w:p w:rsidR="00082B4E" w:rsidRPr="00DA15A5" w:rsidRDefault="00082B4E" w:rsidP="00082B4E">
      <w:pPr>
        <w:ind w:left="360" w:hanging="360"/>
        <w:rPr>
          <w:rFonts w:ascii="Times New Roman" w:hAnsi="Times New Roman" w:cs="Times New Roman"/>
        </w:rPr>
      </w:pPr>
      <w:r w:rsidRPr="00DA15A5">
        <w:rPr>
          <w:rFonts w:ascii="Times New Roman" w:hAnsi="Times New Roman" w:cs="Times New Roman"/>
        </w:rPr>
        <w:fldChar w:fldCharType="begin"/>
      </w:r>
      <w:r w:rsidRPr="00DA15A5">
        <w:rPr>
          <w:rFonts w:ascii="Times New Roman" w:hAnsi="Times New Roman" w:cs="Times New Roman"/>
        </w:rPr>
        <w:instrText>HYPERLINK "https://research.itu.edu.tr/en/publications/computer-vision-based-method-for-real-time-fire-and-flame-detecti/"</w:instrText>
      </w:r>
      <w:r w:rsidRPr="00DA15A5">
        <w:rPr>
          <w:rFonts w:ascii="Times New Roman" w:hAnsi="Times New Roman" w:cs="Times New Roman"/>
          <w:rPrChange w:id="2019" w:author="ASUS MAXIMUS IX HERO" w:date="2026-03-01T19:18:00Z">
            <w:rPr>
              <w:rFonts w:ascii="Times New Roman" w:hAnsi="Times New Roman" w:cs="Times New Roman"/>
              <w:color w:val="0000FF"/>
              <w:u w:val="single"/>
            </w:rPr>
          </w:rPrChange>
        </w:rPr>
        <w:fldChar w:fldCharType="separate"/>
      </w:r>
      <w:r w:rsidRPr="00DA15A5">
        <w:rPr>
          <w:rFonts w:ascii="Times New Roman" w:hAnsi="Times New Roman" w:cs="Times New Roman"/>
          <w:color w:val="0000FF"/>
          <w:u w:val="single"/>
        </w:rPr>
        <w:t>[3]</w:t>
      </w:r>
      <w:r w:rsidRPr="00DA15A5">
        <w:rPr>
          <w:rFonts w:ascii="Times New Roman" w:hAnsi="Times New Roman" w:cs="Times New Roman"/>
          <w:color w:val="0000FF"/>
          <w:u w:val="single"/>
        </w:rPr>
        <w:fldChar w:fldCharType="end"/>
      </w:r>
      <w:r w:rsidRPr="00DA15A5">
        <w:rPr>
          <w:rFonts w:ascii="Times New Roman" w:hAnsi="Times New Roman" w:cs="Times New Roman"/>
        </w:rPr>
        <w:t xml:space="preserve"> T. Celik and H. Demirel, “Computer vision based method for real-time fire and flame detection,” Expert Systems with Applications, vol. 36, no. 2, 2009. Available: https://research.itu.edu.tr/en/publications/computer-vision-based-method-for-real-time-fire-and-flame-detecti/</w:t>
      </w:r>
    </w:p>
    <w:p w:rsidR="00082B4E" w:rsidRPr="00DA15A5" w:rsidRDefault="00082B4E" w:rsidP="00082B4E">
      <w:pPr>
        <w:ind w:left="360" w:hanging="360"/>
        <w:rPr>
          <w:rFonts w:ascii="Times New Roman" w:hAnsi="Times New Roman" w:cs="Times New Roman"/>
        </w:rPr>
      </w:pPr>
      <w:r w:rsidRPr="00DA15A5">
        <w:rPr>
          <w:rFonts w:ascii="Times New Roman" w:hAnsi="Times New Roman" w:cs="Times New Roman"/>
        </w:rPr>
        <w:lastRenderedPageBreak/>
        <w:fldChar w:fldCharType="begin"/>
      </w:r>
      <w:r w:rsidRPr="00DA15A5">
        <w:rPr>
          <w:rFonts w:ascii="Times New Roman" w:hAnsi="Times New Roman" w:cs="Times New Roman"/>
        </w:rPr>
        <w:instrText>HYPERLINK "https://arxiv.org/abs/2312.06990"</w:instrText>
      </w:r>
      <w:r w:rsidRPr="00DA15A5">
        <w:rPr>
          <w:rFonts w:ascii="Times New Roman" w:hAnsi="Times New Roman" w:cs="Times New Roman"/>
          <w:rPrChange w:id="2020" w:author="ASUS MAXIMUS IX HERO" w:date="2026-03-01T19:18:00Z">
            <w:rPr>
              <w:rFonts w:ascii="Times New Roman" w:hAnsi="Times New Roman" w:cs="Times New Roman"/>
              <w:color w:val="0000FF"/>
              <w:u w:val="single"/>
            </w:rPr>
          </w:rPrChange>
        </w:rPr>
        <w:fldChar w:fldCharType="separate"/>
      </w:r>
      <w:r w:rsidRPr="00DA15A5">
        <w:rPr>
          <w:rFonts w:ascii="Times New Roman" w:hAnsi="Times New Roman" w:cs="Times New Roman"/>
          <w:color w:val="0000FF"/>
          <w:u w:val="single"/>
        </w:rPr>
        <w:t>[4]</w:t>
      </w:r>
      <w:r w:rsidRPr="00DA15A5">
        <w:rPr>
          <w:rFonts w:ascii="Times New Roman" w:hAnsi="Times New Roman" w:cs="Times New Roman"/>
          <w:color w:val="0000FF"/>
          <w:u w:val="single"/>
        </w:rPr>
        <w:fldChar w:fldCharType="end"/>
      </w:r>
      <w:r w:rsidRPr="00DA15A5">
        <w:rPr>
          <w:rFonts w:ascii="Times New Roman" w:hAnsi="Times New Roman" w:cs="Times New Roman"/>
        </w:rPr>
        <w:t xml:space="preserve"> A. Alsharif et al., “AI-based Wildfire Prevention, Detection and Suppression System,” arXiv preprint arXiv:2312.06990, 2023. Available: https://arxiv.org/abs/2312.06990</w:t>
      </w:r>
    </w:p>
    <w:p w:rsidR="00082B4E" w:rsidRPr="00DA15A5" w:rsidRDefault="00082B4E" w:rsidP="00082B4E">
      <w:pPr>
        <w:ind w:left="360" w:hanging="360"/>
        <w:rPr>
          <w:rFonts w:ascii="Times New Roman" w:hAnsi="Times New Roman" w:cs="Times New Roman"/>
        </w:rPr>
      </w:pPr>
      <w:r w:rsidRPr="00DA15A5">
        <w:rPr>
          <w:rFonts w:ascii="Times New Roman" w:hAnsi="Times New Roman" w:cs="Times New Roman"/>
        </w:rPr>
        <w:fldChar w:fldCharType="begin"/>
      </w:r>
      <w:r w:rsidRPr="00DA15A5">
        <w:rPr>
          <w:rFonts w:ascii="Times New Roman" w:hAnsi="Times New Roman" w:cs="Times New Roman"/>
        </w:rPr>
        <w:instrText>HYPERLINK "https://ieeexplore.ieee.org/document/770860"</w:instrText>
      </w:r>
      <w:r w:rsidRPr="00DA15A5">
        <w:rPr>
          <w:rFonts w:ascii="Times New Roman" w:hAnsi="Times New Roman" w:cs="Times New Roman"/>
          <w:rPrChange w:id="2021" w:author="ASUS MAXIMUS IX HERO" w:date="2026-03-01T19:18:00Z">
            <w:rPr>
              <w:rFonts w:ascii="Times New Roman" w:hAnsi="Times New Roman" w:cs="Times New Roman"/>
              <w:color w:val="0000FF"/>
              <w:u w:val="single"/>
            </w:rPr>
          </w:rPrChange>
        </w:rPr>
        <w:fldChar w:fldCharType="separate"/>
      </w:r>
      <w:r w:rsidRPr="00DA15A5">
        <w:rPr>
          <w:rFonts w:ascii="Times New Roman" w:hAnsi="Times New Roman" w:cs="Times New Roman"/>
          <w:color w:val="0000FF"/>
          <w:u w:val="single"/>
        </w:rPr>
        <w:t>[5]</w:t>
      </w:r>
      <w:r w:rsidRPr="00DA15A5">
        <w:rPr>
          <w:rFonts w:ascii="Times New Roman" w:hAnsi="Times New Roman" w:cs="Times New Roman"/>
          <w:color w:val="0000FF"/>
          <w:u w:val="single"/>
        </w:rPr>
        <w:fldChar w:fldCharType="end"/>
      </w:r>
      <w:r w:rsidRPr="00DA15A5">
        <w:rPr>
          <w:rFonts w:ascii="Times New Roman" w:hAnsi="Times New Roman" w:cs="Times New Roman"/>
        </w:rPr>
        <w:t xml:space="preserve"> S. Himavathi, D. Anitha, and A. Muthuramalingam, “FPGA implementation of a multilayer perceptron neural network using VHDL,” in Proc. IEEE, 2007. Available: https://ieeexplore.ieee.org/document/770860</w:t>
      </w:r>
    </w:p>
    <w:p w:rsidR="00082B4E" w:rsidRPr="00DA15A5" w:rsidRDefault="00082B4E" w:rsidP="00082B4E">
      <w:pPr>
        <w:ind w:left="360" w:hanging="360"/>
        <w:rPr>
          <w:rFonts w:ascii="Times New Roman" w:hAnsi="Times New Roman" w:cs="Times New Roman"/>
        </w:rPr>
      </w:pPr>
      <w:r w:rsidRPr="00DA15A5">
        <w:rPr>
          <w:rFonts w:ascii="Times New Roman" w:hAnsi="Times New Roman" w:cs="Times New Roman"/>
        </w:rPr>
        <w:fldChar w:fldCharType="begin"/>
      </w:r>
      <w:r w:rsidRPr="00DA15A5">
        <w:rPr>
          <w:rFonts w:ascii="Times New Roman" w:hAnsi="Times New Roman" w:cs="Times New Roman"/>
        </w:rPr>
        <w:instrText>HYPERLINK "https://ieeexplore.ieee.org/document/7929192"</w:instrText>
      </w:r>
      <w:r w:rsidRPr="00DA15A5">
        <w:rPr>
          <w:rFonts w:ascii="Times New Roman" w:hAnsi="Times New Roman" w:cs="Times New Roman"/>
          <w:rPrChange w:id="2022" w:author="ASUS MAXIMUS IX HERO" w:date="2026-03-01T19:18:00Z">
            <w:rPr>
              <w:rFonts w:ascii="Times New Roman" w:hAnsi="Times New Roman" w:cs="Times New Roman"/>
              <w:color w:val="0000FF"/>
              <w:u w:val="single"/>
            </w:rPr>
          </w:rPrChange>
        </w:rPr>
        <w:fldChar w:fldCharType="separate"/>
      </w:r>
      <w:r w:rsidRPr="00DA15A5">
        <w:rPr>
          <w:rFonts w:ascii="Times New Roman" w:hAnsi="Times New Roman" w:cs="Times New Roman"/>
          <w:color w:val="0000FF"/>
          <w:u w:val="single"/>
        </w:rPr>
        <w:t>[6]</w:t>
      </w:r>
      <w:r w:rsidRPr="00DA15A5">
        <w:rPr>
          <w:rFonts w:ascii="Times New Roman" w:hAnsi="Times New Roman" w:cs="Times New Roman"/>
          <w:color w:val="0000FF"/>
          <w:u w:val="single"/>
        </w:rPr>
        <w:fldChar w:fldCharType="end"/>
      </w:r>
      <w:r w:rsidRPr="00DA15A5">
        <w:rPr>
          <w:rFonts w:ascii="Times New Roman" w:hAnsi="Times New Roman" w:cs="Times New Roman"/>
        </w:rPr>
        <w:t xml:space="preserve"> Y. Umuroglu et al., “Accelerating Binarized Neural Networks: Comparison of FPGA, CPU, GPU, and ASIC,” in Proc. IEEE FCCM, 2017. Available: https://ieeexplore.ieee.org/document/7929192</w:t>
      </w:r>
    </w:p>
    <w:p w:rsidR="00082B4E" w:rsidRPr="00DA15A5" w:rsidRDefault="00082B4E" w:rsidP="00082B4E">
      <w:pPr>
        <w:ind w:left="360" w:hanging="360"/>
        <w:rPr>
          <w:rFonts w:ascii="Times New Roman" w:hAnsi="Times New Roman" w:cs="Times New Roman"/>
        </w:rPr>
      </w:pPr>
      <w:r w:rsidRPr="00DA15A5">
        <w:rPr>
          <w:rFonts w:ascii="Times New Roman" w:hAnsi="Times New Roman" w:cs="Times New Roman"/>
        </w:rPr>
        <w:fldChar w:fldCharType="begin"/>
      </w:r>
      <w:r w:rsidRPr="00DA15A5">
        <w:rPr>
          <w:rFonts w:ascii="Times New Roman" w:hAnsi="Times New Roman" w:cs="Times New Roman"/>
        </w:rPr>
        <w:instrText>HYPERLINK "https://rzhao01.github.io/publication/bnn_fpga2017/"</w:instrText>
      </w:r>
      <w:r w:rsidRPr="00DA15A5">
        <w:rPr>
          <w:rFonts w:ascii="Times New Roman" w:hAnsi="Times New Roman" w:cs="Times New Roman"/>
          <w:rPrChange w:id="2023" w:author="ASUS MAXIMUS IX HERO" w:date="2026-03-01T19:18:00Z">
            <w:rPr>
              <w:rFonts w:ascii="Times New Roman" w:hAnsi="Times New Roman" w:cs="Times New Roman"/>
              <w:color w:val="0000FF"/>
              <w:u w:val="single"/>
            </w:rPr>
          </w:rPrChange>
        </w:rPr>
        <w:fldChar w:fldCharType="separate"/>
      </w:r>
      <w:r w:rsidRPr="00DA15A5">
        <w:rPr>
          <w:rFonts w:ascii="Times New Roman" w:hAnsi="Times New Roman" w:cs="Times New Roman"/>
          <w:color w:val="0000FF"/>
          <w:u w:val="single"/>
        </w:rPr>
        <w:t>[7]</w:t>
      </w:r>
      <w:r w:rsidRPr="00DA15A5">
        <w:rPr>
          <w:rFonts w:ascii="Times New Roman" w:hAnsi="Times New Roman" w:cs="Times New Roman"/>
          <w:color w:val="0000FF"/>
          <w:u w:val="single"/>
        </w:rPr>
        <w:fldChar w:fldCharType="end"/>
      </w:r>
      <w:r w:rsidRPr="00DA15A5">
        <w:rPr>
          <w:rFonts w:ascii="Times New Roman" w:hAnsi="Times New Roman" w:cs="Times New Roman"/>
        </w:rPr>
        <w:t xml:space="preserve"> R. Zhao et al., “Accelerating Binarized Convolutional Neural Networks with Software-Programmable FPGAs,” in Proc. ACM/SIGDA FPGA, 2017. Available: https://rzhao01.github.io/publication/bnn_fpga2017/</w:t>
      </w:r>
    </w:p>
    <w:p w:rsidR="00082B4E" w:rsidRPr="00DA15A5" w:rsidRDefault="00082B4E" w:rsidP="00082B4E">
      <w:pPr>
        <w:ind w:left="360" w:hanging="360"/>
        <w:rPr>
          <w:rFonts w:ascii="Times New Roman" w:hAnsi="Times New Roman" w:cs="Times New Roman"/>
        </w:rPr>
      </w:pPr>
      <w:r w:rsidRPr="00DA15A5">
        <w:rPr>
          <w:rFonts w:ascii="Times New Roman" w:hAnsi="Times New Roman" w:cs="Times New Roman"/>
        </w:rPr>
        <w:fldChar w:fldCharType="begin"/>
      </w:r>
      <w:r w:rsidRPr="00DA15A5">
        <w:rPr>
          <w:rFonts w:ascii="Times New Roman" w:hAnsi="Times New Roman" w:cs="Times New Roman"/>
        </w:rPr>
        <w:instrText>HYPERLINK "https://arxiv.org/abs/1602.02830"</w:instrText>
      </w:r>
      <w:r w:rsidRPr="00DA15A5">
        <w:rPr>
          <w:rFonts w:ascii="Times New Roman" w:hAnsi="Times New Roman" w:cs="Times New Roman"/>
          <w:rPrChange w:id="2024" w:author="ASUS MAXIMUS IX HERO" w:date="2026-03-01T19:18:00Z">
            <w:rPr>
              <w:rFonts w:ascii="Times New Roman" w:hAnsi="Times New Roman" w:cs="Times New Roman"/>
              <w:color w:val="0000FF"/>
              <w:u w:val="single"/>
            </w:rPr>
          </w:rPrChange>
        </w:rPr>
        <w:fldChar w:fldCharType="separate"/>
      </w:r>
      <w:r w:rsidRPr="00DA15A5">
        <w:rPr>
          <w:rFonts w:ascii="Times New Roman" w:hAnsi="Times New Roman" w:cs="Times New Roman"/>
          <w:color w:val="0000FF"/>
          <w:u w:val="single"/>
        </w:rPr>
        <w:t>[8]</w:t>
      </w:r>
      <w:r w:rsidRPr="00DA15A5">
        <w:rPr>
          <w:rFonts w:ascii="Times New Roman" w:hAnsi="Times New Roman" w:cs="Times New Roman"/>
          <w:color w:val="0000FF"/>
          <w:u w:val="single"/>
        </w:rPr>
        <w:fldChar w:fldCharType="end"/>
      </w:r>
      <w:r w:rsidRPr="00DA15A5">
        <w:rPr>
          <w:rFonts w:ascii="Times New Roman" w:hAnsi="Times New Roman" w:cs="Times New Roman"/>
        </w:rPr>
        <w:t xml:space="preserve"> M. Courbariaux and Y. Bengio, “Binary Networks on FPGAs,” 2016. Available: https://arxiv.org/abs/1602.02830</w:t>
      </w:r>
    </w:p>
    <w:p w:rsidR="00082B4E" w:rsidRPr="00DA15A5" w:rsidRDefault="00082B4E" w:rsidP="00082B4E">
      <w:pPr>
        <w:ind w:left="360" w:hanging="360"/>
        <w:rPr>
          <w:rFonts w:ascii="Times New Roman" w:hAnsi="Times New Roman" w:cs="Times New Roman"/>
        </w:rPr>
      </w:pPr>
      <w:r w:rsidRPr="00DA15A5">
        <w:rPr>
          <w:rFonts w:ascii="Times New Roman" w:hAnsi="Times New Roman" w:cs="Times New Roman"/>
        </w:rPr>
        <w:fldChar w:fldCharType="begin"/>
      </w:r>
      <w:r w:rsidRPr="00DA15A5">
        <w:rPr>
          <w:rFonts w:ascii="Times New Roman" w:hAnsi="Times New Roman" w:cs="Times New Roman"/>
        </w:rPr>
        <w:instrText>HYPERLINK "https://www.ijert.org/modeling-of-adaptive-artificial-neural-networks-using-vhdl-is-more-appropriate-using-bipolar-inputs"</w:instrText>
      </w:r>
      <w:r w:rsidRPr="00DA15A5">
        <w:rPr>
          <w:rFonts w:ascii="Times New Roman" w:hAnsi="Times New Roman" w:cs="Times New Roman"/>
          <w:rPrChange w:id="2025" w:author="ASUS MAXIMUS IX HERO" w:date="2026-03-01T19:18:00Z">
            <w:rPr>
              <w:rFonts w:ascii="Times New Roman" w:hAnsi="Times New Roman" w:cs="Times New Roman"/>
              <w:color w:val="0000FF"/>
              <w:u w:val="single"/>
            </w:rPr>
          </w:rPrChange>
        </w:rPr>
        <w:fldChar w:fldCharType="separate"/>
      </w:r>
      <w:r w:rsidRPr="00DA15A5">
        <w:rPr>
          <w:rFonts w:ascii="Times New Roman" w:hAnsi="Times New Roman" w:cs="Times New Roman"/>
          <w:color w:val="0000FF"/>
          <w:u w:val="single"/>
        </w:rPr>
        <w:t>[9]</w:t>
      </w:r>
      <w:r w:rsidRPr="00DA15A5">
        <w:rPr>
          <w:rFonts w:ascii="Times New Roman" w:hAnsi="Times New Roman" w:cs="Times New Roman"/>
          <w:color w:val="0000FF"/>
          <w:u w:val="single"/>
        </w:rPr>
        <w:fldChar w:fldCharType="end"/>
      </w:r>
      <w:r w:rsidRPr="00DA15A5">
        <w:rPr>
          <w:rFonts w:ascii="Times New Roman" w:hAnsi="Times New Roman" w:cs="Times New Roman"/>
        </w:rPr>
        <w:t xml:space="preserve"> A. Kumar et al., “Modeling of adaptive artificial neural networks using VHDL,” IJERT, vol. 3, no. 4, 2014. Available: https://www.ijert.org/modeling-of-adaptive-artificial-neural-networks-using-vhdl-is-more-appropriate-using-bipolar-inputs</w:t>
      </w:r>
    </w:p>
    <w:p w:rsidR="00082B4E" w:rsidRPr="00DA15A5" w:rsidRDefault="00082B4E" w:rsidP="00082B4E">
      <w:pPr>
        <w:ind w:left="360" w:hanging="360"/>
        <w:rPr>
          <w:rFonts w:ascii="Times New Roman" w:hAnsi="Times New Roman" w:cs="Times New Roman"/>
        </w:rPr>
      </w:pPr>
      <w:r w:rsidRPr="00DA15A5">
        <w:rPr>
          <w:rFonts w:ascii="Times New Roman" w:hAnsi="Times New Roman" w:cs="Times New Roman"/>
        </w:rPr>
        <w:fldChar w:fldCharType="begin"/>
      </w:r>
      <w:r w:rsidRPr="00DA15A5">
        <w:rPr>
          <w:rFonts w:ascii="Times New Roman" w:hAnsi="Times New Roman" w:cs="Times New Roman"/>
        </w:rPr>
        <w:instrText>HYPERLINK "https://www.scirp.org/html/21-1730136_47097.htm"</w:instrText>
      </w:r>
      <w:r w:rsidRPr="00DA15A5">
        <w:rPr>
          <w:rFonts w:ascii="Times New Roman" w:hAnsi="Times New Roman" w:cs="Times New Roman"/>
          <w:rPrChange w:id="2026" w:author="ASUS MAXIMUS IX HERO" w:date="2026-03-01T19:18:00Z">
            <w:rPr>
              <w:rFonts w:ascii="Times New Roman" w:hAnsi="Times New Roman" w:cs="Times New Roman"/>
              <w:color w:val="0000FF"/>
              <w:u w:val="single"/>
            </w:rPr>
          </w:rPrChange>
        </w:rPr>
        <w:fldChar w:fldCharType="separate"/>
      </w:r>
      <w:r w:rsidRPr="00DA15A5">
        <w:rPr>
          <w:rFonts w:ascii="Times New Roman" w:hAnsi="Times New Roman" w:cs="Times New Roman"/>
          <w:color w:val="0000FF"/>
          <w:u w:val="single"/>
        </w:rPr>
        <w:t>[10]</w:t>
      </w:r>
      <w:r w:rsidRPr="00DA15A5">
        <w:rPr>
          <w:rFonts w:ascii="Times New Roman" w:hAnsi="Times New Roman" w:cs="Times New Roman"/>
          <w:color w:val="0000FF"/>
          <w:u w:val="single"/>
        </w:rPr>
        <w:fldChar w:fldCharType="end"/>
      </w:r>
      <w:r w:rsidRPr="00DA15A5">
        <w:rPr>
          <w:rFonts w:ascii="Times New Roman" w:hAnsi="Times New Roman" w:cs="Times New Roman"/>
        </w:rPr>
        <w:t xml:space="preserve"> M. A. Rahman et al., “Hardware implementation of backpropagation neural networks,” 2015. Available: https://www.scirp.org/html/21-1730136_47097.htm</w:t>
      </w:r>
    </w:p>
    <w:p w:rsidR="00082B4E" w:rsidRPr="00DA15A5" w:rsidRDefault="00082B4E" w:rsidP="00082B4E">
      <w:pPr>
        <w:ind w:left="360" w:hanging="360"/>
        <w:rPr>
          <w:rFonts w:ascii="Times New Roman" w:hAnsi="Times New Roman" w:cs="Times New Roman"/>
        </w:rPr>
      </w:pPr>
      <w:r w:rsidRPr="00DA15A5">
        <w:rPr>
          <w:rFonts w:ascii="Times New Roman" w:hAnsi="Times New Roman" w:cs="Times New Roman"/>
        </w:rPr>
        <w:fldChar w:fldCharType="begin"/>
      </w:r>
      <w:r w:rsidRPr="00DA15A5">
        <w:rPr>
          <w:rFonts w:ascii="Times New Roman" w:hAnsi="Times New Roman" w:cs="Times New Roman"/>
        </w:rPr>
        <w:instrText>HYPERLINK "https://lib.dr.iastate.edu/etd/15874/"</w:instrText>
      </w:r>
      <w:r w:rsidRPr="00DA15A5">
        <w:rPr>
          <w:rFonts w:ascii="Times New Roman" w:hAnsi="Times New Roman" w:cs="Times New Roman"/>
          <w:rPrChange w:id="2027" w:author="ASUS MAXIMUS IX HERO" w:date="2026-03-01T19:18:00Z">
            <w:rPr>
              <w:rFonts w:ascii="Times New Roman" w:hAnsi="Times New Roman" w:cs="Times New Roman"/>
              <w:color w:val="0000FF"/>
              <w:u w:val="single"/>
            </w:rPr>
          </w:rPrChange>
        </w:rPr>
        <w:fldChar w:fldCharType="separate"/>
      </w:r>
      <w:r w:rsidRPr="00DA15A5">
        <w:rPr>
          <w:rFonts w:ascii="Times New Roman" w:hAnsi="Times New Roman" w:cs="Times New Roman"/>
          <w:color w:val="0000FF"/>
          <w:u w:val="single"/>
        </w:rPr>
        <w:t>[11]</w:t>
      </w:r>
      <w:r w:rsidRPr="00DA15A5">
        <w:rPr>
          <w:rFonts w:ascii="Times New Roman" w:hAnsi="Times New Roman" w:cs="Times New Roman"/>
          <w:color w:val="0000FF"/>
          <w:u w:val="single"/>
        </w:rPr>
        <w:fldChar w:fldCharType="end"/>
      </w:r>
      <w:r w:rsidRPr="00DA15A5">
        <w:rPr>
          <w:rFonts w:ascii="Times New Roman" w:hAnsi="Times New Roman" w:cs="Times New Roman"/>
        </w:rPr>
        <w:t xml:space="preserve"> M. H. Hamdan, FPGA Architecture for Deep Learning and Its Application to Planetary Robotics, Iowa State University, 2017. Available: https://lib.dr.iastate.edu/etd/15874/</w:t>
      </w:r>
    </w:p>
    <w:p w:rsidR="00082B4E" w:rsidRPr="00DA15A5" w:rsidRDefault="00082B4E" w:rsidP="00082B4E">
      <w:pPr>
        <w:ind w:left="360" w:hanging="360"/>
        <w:rPr>
          <w:rFonts w:ascii="Times New Roman" w:hAnsi="Times New Roman" w:cs="Times New Roman"/>
        </w:rPr>
      </w:pPr>
      <w:r w:rsidRPr="00DA15A5">
        <w:rPr>
          <w:rFonts w:ascii="Times New Roman" w:hAnsi="Times New Roman" w:cs="Times New Roman"/>
        </w:rPr>
        <w:fldChar w:fldCharType="begin"/>
      </w:r>
      <w:r w:rsidRPr="00DA15A5">
        <w:rPr>
          <w:rFonts w:ascii="Times New Roman" w:hAnsi="Times New Roman" w:cs="Times New Roman"/>
        </w:rPr>
        <w:instrText>HYPERLINK "https://www.mheducation.com/highered/product/digital-systems-design-using-vhdl-roth/M9780073529540.html"</w:instrText>
      </w:r>
      <w:r w:rsidRPr="00DA15A5">
        <w:rPr>
          <w:rFonts w:ascii="Times New Roman" w:hAnsi="Times New Roman" w:cs="Times New Roman"/>
          <w:rPrChange w:id="2028" w:author="ASUS MAXIMUS IX HERO" w:date="2026-03-01T19:18:00Z">
            <w:rPr>
              <w:rFonts w:ascii="Times New Roman" w:hAnsi="Times New Roman" w:cs="Times New Roman"/>
              <w:color w:val="0000FF"/>
              <w:u w:val="single"/>
            </w:rPr>
          </w:rPrChange>
        </w:rPr>
        <w:fldChar w:fldCharType="separate"/>
      </w:r>
      <w:r w:rsidRPr="00DA15A5">
        <w:rPr>
          <w:rFonts w:ascii="Times New Roman" w:hAnsi="Times New Roman" w:cs="Times New Roman"/>
          <w:color w:val="0000FF"/>
          <w:u w:val="single"/>
        </w:rPr>
        <w:t>[12]</w:t>
      </w:r>
      <w:r w:rsidRPr="00DA15A5">
        <w:rPr>
          <w:rFonts w:ascii="Times New Roman" w:hAnsi="Times New Roman" w:cs="Times New Roman"/>
          <w:color w:val="0000FF"/>
          <w:u w:val="single"/>
        </w:rPr>
        <w:fldChar w:fldCharType="end"/>
      </w:r>
      <w:r w:rsidRPr="00DA15A5">
        <w:rPr>
          <w:rFonts w:ascii="Times New Roman" w:hAnsi="Times New Roman" w:cs="Times New Roman"/>
        </w:rPr>
        <w:t xml:space="preserve"> P. Roth, Digital Systems Design Using VHDL, McGraw-Hill, 2007. Available: https://www.mheducation.com/highered/product/digital-systems-design-using-vhdl-roth/M9780073529540.html</w:t>
      </w:r>
    </w:p>
    <w:p w:rsidR="00082B4E" w:rsidRPr="00DA15A5" w:rsidRDefault="00082B4E" w:rsidP="00082B4E">
      <w:pPr>
        <w:ind w:left="360" w:hanging="360"/>
        <w:rPr>
          <w:rFonts w:ascii="Times New Roman" w:hAnsi="Times New Roman" w:cs="Times New Roman"/>
        </w:rPr>
      </w:pPr>
      <w:r w:rsidRPr="00DA15A5">
        <w:rPr>
          <w:rFonts w:ascii="Times New Roman" w:hAnsi="Times New Roman" w:cs="Times New Roman"/>
        </w:rPr>
        <w:fldChar w:fldCharType="begin"/>
      </w:r>
      <w:r w:rsidRPr="00DA15A5">
        <w:rPr>
          <w:rFonts w:ascii="Times New Roman" w:hAnsi="Times New Roman" w:cs="Times New Roman"/>
        </w:rPr>
        <w:instrText>HYPERLINK "https://www.researchgate.net/publication/328370577_Implementation_of_a_feed-forward_Artificial_Neural_Network_in_VHDL_on_FPGA"</w:instrText>
      </w:r>
      <w:r w:rsidRPr="00DA15A5">
        <w:rPr>
          <w:rFonts w:ascii="Times New Roman" w:hAnsi="Times New Roman" w:cs="Times New Roman"/>
          <w:rPrChange w:id="2029" w:author="ASUS MAXIMUS IX HERO" w:date="2026-03-01T19:18:00Z">
            <w:rPr>
              <w:rFonts w:ascii="Times New Roman" w:hAnsi="Times New Roman" w:cs="Times New Roman"/>
              <w:color w:val="0000FF"/>
              <w:u w:val="single"/>
            </w:rPr>
          </w:rPrChange>
        </w:rPr>
        <w:fldChar w:fldCharType="separate"/>
      </w:r>
      <w:r w:rsidRPr="00DA15A5">
        <w:rPr>
          <w:rFonts w:ascii="Times New Roman" w:hAnsi="Times New Roman" w:cs="Times New Roman"/>
          <w:color w:val="0000FF"/>
          <w:u w:val="single"/>
        </w:rPr>
        <w:t>[13]</w:t>
      </w:r>
      <w:r w:rsidRPr="00DA15A5">
        <w:rPr>
          <w:rFonts w:ascii="Times New Roman" w:hAnsi="Times New Roman" w:cs="Times New Roman"/>
          <w:color w:val="0000FF"/>
          <w:u w:val="single"/>
        </w:rPr>
        <w:fldChar w:fldCharType="end"/>
      </w:r>
      <w:r w:rsidRPr="00DA15A5">
        <w:rPr>
          <w:rFonts w:ascii="Times New Roman" w:hAnsi="Times New Roman" w:cs="Times New Roman"/>
        </w:rPr>
        <w:t xml:space="preserve"> A. A. Khan et al., “Implementation of a feed-forward artificial neural network in VHDL on FPGA,” 2018. Available: https://www.researchgate.net/publication/328370577_Implementation_of_a_feed-forward_Artificial_Neural_Network_in_VHDL_on_FPGA</w:t>
      </w:r>
    </w:p>
    <w:p w:rsidR="00082B4E" w:rsidRPr="00DA15A5" w:rsidRDefault="00082B4E" w:rsidP="00082B4E">
      <w:pPr>
        <w:ind w:left="360" w:hanging="360"/>
        <w:rPr>
          <w:rFonts w:ascii="Times New Roman" w:hAnsi="Times New Roman" w:cs="Times New Roman"/>
        </w:rPr>
      </w:pPr>
      <w:r w:rsidRPr="00DA15A5">
        <w:rPr>
          <w:rFonts w:ascii="Times New Roman" w:hAnsi="Times New Roman" w:cs="Times New Roman"/>
        </w:rPr>
        <w:fldChar w:fldCharType="begin"/>
      </w:r>
      <w:r w:rsidRPr="00DA15A5">
        <w:rPr>
          <w:rFonts w:ascii="Times New Roman" w:hAnsi="Times New Roman" w:cs="Times New Roman"/>
        </w:rPr>
        <w:instrText>HYPERLINK "https://ieeexplore.ieee.org/"</w:instrText>
      </w:r>
      <w:r w:rsidRPr="00DA15A5">
        <w:rPr>
          <w:rFonts w:ascii="Times New Roman" w:hAnsi="Times New Roman" w:cs="Times New Roman"/>
          <w:rPrChange w:id="2030" w:author="ASUS MAXIMUS IX HERO" w:date="2026-03-01T19:18:00Z">
            <w:rPr>
              <w:rFonts w:ascii="Times New Roman" w:hAnsi="Times New Roman" w:cs="Times New Roman"/>
              <w:color w:val="0000FF"/>
              <w:u w:val="single"/>
            </w:rPr>
          </w:rPrChange>
        </w:rPr>
        <w:fldChar w:fldCharType="separate"/>
      </w:r>
      <w:r w:rsidRPr="00DA15A5">
        <w:rPr>
          <w:rFonts w:ascii="Times New Roman" w:hAnsi="Times New Roman" w:cs="Times New Roman"/>
          <w:color w:val="0000FF"/>
          <w:u w:val="single"/>
        </w:rPr>
        <w:t>[14]</w:t>
      </w:r>
      <w:r w:rsidRPr="00DA15A5">
        <w:rPr>
          <w:rFonts w:ascii="Times New Roman" w:hAnsi="Times New Roman" w:cs="Times New Roman"/>
          <w:color w:val="0000FF"/>
          <w:u w:val="single"/>
        </w:rPr>
        <w:fldChar w:fldCharType="end"/>
      </w:r>
      <w:r w:rsidRPr="00DA15A5">
        <w:rPr>
          <w:rFonts w:ascii="Times New Roman" w:hAnsi="Times New Roman" w:cs="Times New Roman"/>
        </w:rPr>
        <w:t xml:space="preserve"> IEEE, “RT 2020 Conference Proceedings,” 2020. Available: https://ieeexplore.ieee.org/</w:t>
      </w:r>
    </w:p>
    <w:p w:rsidR="00810DD1" w:rsidRPr="00DA15A5" w:rsidRDefault="00456B95" w:rsidP="002F32F0">
      <w:pPr>
        <w:rPr>
          <w:ins w:id="2031" w:author="ASUS MAXIMUS IX HERO" w:date="2026-02-26T11:58:00Z"/>
          <w:rFonts w:ascii="Times New Roman" w:hAnsi="Times New Roman" w:cs="Times New Roman"/>
        </w:rPr>
      </w:pPr>
      <w:r w:rsidRPr="00DA15A5">
        <w:rPr>
          <w:rFonts w:ascii="Times New Roman" w:hAnsi="Times New Roman" w:cs="Times New Roman"/>
        </w:rPr>
        <w:t xml:space="preserve">[15] K. Kara, D. Alistarh, G. Alonso, O. Mutlu, and C. Zhang, “FPGA-accelerated dense linear machine learning: A precision–convergence trade-off,” in </w:t>
      </w:r>
      <w:r w:rsidRPr="00DA15A5">
        <w:rPr>
          <w:rStyle w:val="Emphasis"/>
          <w:rFonts w:ascii="Times New Roman" w:hAnsi="Times New Roman" w:cs="Times New Roman"/>
        </w:rPr>
        <w:t>Proc. IEEE Int. Symp. Field-Programmable Custom Computing Machines (FCCM)</w:t>
      </w:r>
      <w:r w:rsidRPr="00DA15A5">
        <w:rPr>
          <w:rFonts w:ascii="Times New Roman" w:hAnsi="Times New Roman" w:cs="Times New Roman"/>
        </w:rPr>
        <w:t>, 2017.</w:t>
      </w:r>
    </w:p>
    <w:p w:rsidR="00810DD1" w:rsidRPr="00DA15A5" w:rsidRDefault="00810DD1" w:rsidP="00810DD1">
      <w:pPr>
        <w:spacing w:before="100" w:beforeAutospacing="1" w:after="100" w:afterAutospacing="1"/>
        <w:rPr>
          <w:ins w:id="2032" w:author="ASUS MAXIMUS IX HERO" w:date="2026-02-26T11:58:00Z"/>
          <w:rFonts w:ascii="Times New Roman" w:eastAsia="Times New Roman" w:hAnsi="Times New Roman" w:cs="Times New Roman"/>
          <w:lang w:eastAsia="en-US"/>
        </w:rPr>
      </w:pPr>
      <w:ins w:id="2033" w:author="ASUS MAXIMUS IX HERO" w:date="2026-02-26T11:58:00Z">
        <w:r w:rsidRPr="00DA15A5">
          <w:rPr>
            <w:rFonts w:ascii="Times New Roman" w:eastAsia="Times New Roman" w:hAnsi="Times New Roman" w:cs="Times New Roman"/>
            <w:lang w:eastAsia="en-US"/>
          </w:rPr>
          <w:t xml:space="preserve">[16] Y. Su, K. P. Seng, L. M. Ang, and J. Smith, “Binary Neural Networks in FPGAs: Architectures, Tool Flows and Hardware Comparisons,” </w:t>
        </w:r>
        <w:r w:rsidRPr="00DA15A5">
          <w:rPr>
            <w:rFonts w:ascii="Times New Roman" w:eastAsia="Times New Roman" w:hAnsi="Times New Roman" w:cs="Times New Roman"/>
            <w:i/>
            <w:iCs/>
            <w:lang w:eastAsia="en-US"/>
          </w:rPr>
          <w:t>Sensors</w:t>
        </w:r>
        <w:r w:rsidRPr="00DA15A5">
          <w:rPr>
            <w:rFonts w:ascii="Times New Roman" w:eastAsia="Times New Roman" w:hAnsi="Times New Roman" w:cs="Times New Roman"/>
            <w:lang w:eastAsia="en-US"/>
          </w:rPr>
          <w:t>, vol. 23, no. 22, Art. 9254, 2023.</w:t>
        </w:r>
      </w:ins>
    </w:p>
    <w:p w:rsidR="00810DD1" w:rsidRPr="00DA15A5" w:rsidRDefault="00810DD1" w:rsidP="00810DD1">
      <w:pPr>
        <w:spacing w:before="100" w:beforeAutospacing="1" w:after="100" w:afterAutospacing="1"/>
        <w:rPr>
          <w:ins w:id="2034" w:author="ASUS MAXIMUS IX HERO" w:date="2026-02-26T11:58:00Z"/>
          <w:rFonts w:ascii="Times New Roman" w:eastAsia="Times New Roman" w:hAnsi="Times New Roman" w:cs="Times New Roman"/>
          <w:lang w:eastAsia="en-US"/>
        </w:rPr>
      </w:pPr>
      <w:ins w:id="2035" w:author="ASUS MAXIMUS IX HERO" w:date="2026-02-26T11:58:00Z">
        <w:r w:rsidRPr="00DA15A5">
          <w:rPr>
            <w:rFonts w:ascii="Times New Roman" w:eastAsia="Times New Roman" w:hAnsi="Times New Roman" w:cs="Times New Roman"/>
            <w:lang w:eastAsia="en-US"/>
          </w:rPr>
          <w:t>[17] N. M. Botros and M. Abdul-Aziz, “Hardware Implementation of an Artificial Neural Network,” Southern Illinois University, Carbondale, IL, USA.</w:t>
        </w:r>
      </w:ins>
    </w:p>
    <w:p w:rsidR="00810DD1" w:rsidRPr="00DA15A5" w:rsidRDefault="00810DD1" w:rsidP="00810DD1">
      <w:pPr>
        <w:spacing w:before="100" w:beforeAutospacing="1" w:after="100" w:afterAutospacing="1"/>
        <w:rPr>
          <w:ins w:id="2036" w:author="ASUS MAXIMUS IX HERO" w:date="2026-02-26T11:58:00Z"/>
          <w:rFonts w:ascii="Times New Roman" w:eastAsia="Times New Roman" w:hAnsi="Times New Roman" w:cs="Times New Roman"/>
          <w:lang w:eastAsia="en-US"/>
        </w:rPr>
      </w:pPr>
      <w:ins w:id="2037" w:author="ASUS MAXIMUS IX HERO" w:date="2026-02-26T11:58:00Z">
        <w:r w:rsidRPr="00DA15A5">
          <w:rPr>
            <w:rFonts w:ascii="Times New Roman" w:eastAsia="Times New Roman" w:hAnsi="Times New Roman" w:cs="Times New Roman"/>
            <w:lang w:eastAsia="en-US"/>
          </w:rPr>
          <w:lastRenderedPageBreak/>
          <w:t>[18] R. A. Khalil, “Hardware Implementation of Backpropagation Neural Networks on Field Programmable Gate Array (FPGA),” University of Mosul, College of Engineering, Mosul, Iraq.</w:t>
        </w:r>
      </w:ins>
    </w:p>
    <w:p w:rsidR="00666F86" w:rsidRPr="00DA15A5" w:rsidRDefault="00666F86">
      <w:pPr>
        <w:rPr>
          <w:rFonts w:ascii="Times New Roman" w:hAnsi="Times New Roman" w:cs="Times New Roman"/>
        </w:rPr>
      </w:pPr>
    </w:p>
    <w:sectPr w:rsidR="00666F86" w:rsidRPr="00DA15A5">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314C" w:rsidRDefault="00A7314C" w:rsidP="002569DD">
      <w:pPr>
        <w:spacing w:after="0"/>
      </w:pPr>
      <w:r>
        <w:separator/>
      </w:r>
    </w:p>
  </w:endnote>
  <w:endnote w:type="continuationSeparator" w:id="0">
    <w:p w:rsidR="00A7314C" w:rsidRDefault="00A7314C" w:rsidP="002569D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314C" w:rsidRDefault="00A7314C" w:rsidP="002569DD">
      <w:pPr>
        <w:spacing w:after="0"/>
      </w:pPr>
      <w:r>
        <w:separator/>
      </w:r>
    </w:p>
  </w:footnote>
  <w:footnote w:type="continuationSeparator" w:id="0">
    <w:p w:rsidR="00A7314C" w:rsidRDefault="00A7314C" w:rsidP="002569D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C48EEE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FC8BF2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25335D"/>
    <w:multiLevelType w:val="multilevel"/>
    <w:tmpl w:val="86C2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F097A"/>
    <w:multiLevelType w:val="multilevel"/>
    <w:tmpl w:val="5BD8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A1DFB"/>
    <w:multiLevelType w:val="multilevel"/>
    <w:tmpl w:val="DF9E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843FF"/>
    <w:multiLevelType w:val="multilevel"/>
    <w:tmpl w:val="8258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95B63"/>
    <w:multiLevelType w:val="multilevel"/>
    <w:tmpl w:val="54F0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035B3"/>
    <w:multiLevelType w:val="multilevel"/>
    <w:tmpl w:val="9222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70CAA"/>
    <w:multiLevelType w:val="multilevel"/>
    <w:tmpl w:val="1DBC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8106A"/>
    <w:multiLevelType w:val="multilevel"/>
    <w:tmpl w:val="E100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B76182"/>
    <w:multiLevelType w:val="multilevel"/>
    <w:tmpl w:val="0F8C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11B13"/>
    <w:multiLevelType w:val="hybridMultilevel"/>
    <w:tmpl w:val="CB984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6D0681"/>
    <w:multiLevelType w:val="multilevel"/>
    <w:tmpl w:val="5DC83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8D2406"/>
    <w:multiLevelType w:val="multilevel"/>
    <w:tmpl w:val="85D8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B707B3"/>
    <w:multiLevelType w:val="multilevel"/>
    <w:tmpl w:val="339C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5E3A9B"/>
    <w:multiLevelType w:val="multilevel"/>
    <w:tmpl w:val="F4E2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395066"/>
    <w:multiLevelType w:val="multilevel"/>
    <w:tmpl w:val="3A2E4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DF0314"/>
    <w:multiLevelType w:val="multilevel"/>
    <w:tmpl w:val="8D0C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471CA1"/>
    <w:multiLevelType w:val="multilevel"/>
    <w:tmpl w:val="20DC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F17E35"/>
    <w:multiLevelType w:val="multilevel"/>
    <w:tmpl w:val="30CC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88073D"/>
    <w:multiLevelType w:val="multilevel"/>
    <w:tmpl w:val="B3A8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F712E2"/>
    <w:multiLevelType w:val="multilevel"/>
    <w:tmpl w:val="2758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437C03"/>
    <w:multiLevelType w:val="multilevel"/>
    <w:tmpl w:val="9BE0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631CF4"/>
    <w:multiLevelType w:val="multilevel"/>
    <w:tmpl w:val="EC3C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787F3F"/>
    <w:multiLevelType w:val="multilevel"/>
    <w:tmpl w:val="BC72F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1E5664"/>
    <w:multiLevelType w:val="multilevel"/>
    <w:tmpl w:val="1DF6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4706B2"/>
    <w:multiLevelType w:val="hybridMultilevel"/>
    <w:tmpl w:val="0C92AAD2"/>
    <w:lvl w:ilvl="0" w:tplc="C5A864E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64759E"/>
    <w:multiLevelType w:val="multilevel"/>
    <w:tmpl w:val="FD64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1"/>
  </w:num>
  <w:num w:numId="4">
    <w:abstractNumId w:val="1"/>
  </w:num>
  <w:num w:numId="5">
    <w:abstractNumId w:val="8"/>
  </w:num>
  <w:num w:numId="6">
    <w:abstractNumId w:val="3"/>
  </w:num>
  <w:num w:numId="7">
    <w:abstractNumId w:val="23"/>
  </w:num>
  <w:num w:numId="8">
    <w:abstractNumId w:val="16"/>
  </w:num>
  <w:num w:numId="9">
    <w:abstractNumId w:val="27"/>
  </w:num>
  <w:num w:numId="10">
    <w:abstractNumId w:val="22"/>
  </w:num>
  <w:num w:numId="11">
    <w:abstractNumId w:val="17"/>
  </w:num>
  <w:num w:numId="12">
    <w:abstractNumId w:val="25"/>
  </w:num>
  <w:num w:numId="13">
    <w:abstractNumId w:val="6"/>
  </w:num>
  <w:num w:numId="14">
    <w:abstractNumId w:val="19"/>
  </w:num>
  <w:num w:numId="15">
    <w:abstractNumId w:val="24"/>
  </w:num>
  <w:num w:numId="16">
    <w:abstractNumId w:val="7"/>
  </w:num>
  <w:num w:numId="17">
    <w:abstractNumId w:val="2"/>
  </w:num>
  <w:num w:numId="18">
    <w:abstractNumId w:val="9"/>
  </w:num>
  <w:num w:numId="19">
    <w:abstractNumId w:val="5"/>
  </w:num>
  <w:num w:numId="20">
    <w:abstractNumId w:val="10"/>
  </w:num>
  <w:num w:numId="21">
    <w:abstractNumId w:val="14"/>
  </w:num>
  <w:num w:numId="22">
    <w:abstractNumId w:val="20"/>
  </w:num>
  <w:num w:numId="23">
    <w:abstractNumId w:val="15"/>
  </w:num>
  <w:num w:numId="24">
    <w:abstractNumId w:val="4"/>
  </w:num>
  <w:num w:numId="25">
    <w:abstractNumId w:val="13"/>
  </w:num>
  <w:num w:numId="26">
    <w:abstractNumId w:val="21"/>
  </w:num>
  <w:num w:numId="27">
    <w:abstractNumId w:val="18"/>
  </w:num>
  <w:num w:numId="28">
    <w:abstractNumId w:val="11"/>
  </w:num>
  <w:num w:numId="29">
    <w:abstractNumId w:val="12"/>
  </w:num>
  <w:num w:numId="30">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SUS MAXIMUS IX HERO">
    <w15:presenceInfo w15:providerId="Windows Live" w15:userId="fac31e5488bc4bf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6F86"/>
    <w:rsid w:val="00045A99"/>
    <w:rsid w:val="00082B4E"/>
    <w:rsid w:val="000F396D"/>
    <w:rsid w:val="00176725"/>
    <w:rsid w:val="001A6DC8"/>
    <w:rsid w:val="002470D7"/>
    <w:rsid w:val="00252A96"/>
    <w:rsid w:val="002569DD"/>
    <w:rsid w:val="002F32F0"/>
    <w:rsid w:val="003407E8"/>
    <w:rsid w:val="00356469"/>
    <w:rsid w:val="003B6E49"/>
    <w:rsid w:val="00450046"/>
    <w:rsid w:val="00454F84"/>
    <w:rsid w:val="00456B95"/>
    <w:rsid w:val="00493284"/>
    <w:rsid w:val="004A0BF2"/>
    <w:rsid w:val="004E7A4F"/>
    <w:rsid w:val="00500E8E"/>
    <w:rsid w:val="00542AB8"/>
    <w:rsid w:val="005456C2"/>
    <w:rsid w:val="0057325C"/>
    <w:rsid w:val="00590D5F"/>
    <w:rsid w:val="005B413E"/>
    <w:rsid w:val="005E2A2F"/>
    <w:rsid w:val="006222DC"/>
    <w:rsid w:val="00644F19"/>
    <w:rsid w:val="006537B7"/>
    <w:rsid w:val="00666F86"/>
    <w:rsid w:val="00672A79"/>
    <w:rsid w:val="00686695"/>
    <w:rsid w:val="006C2C61"/>
    <w:rsid w:val="00726703"/>
    <w:rsid w:val="00735291"/>
    <w:rsid w:val="00776347"/>
    <w:rsid w:val="00782EF3"/>
    <w:rsid w:val="00810DD1"/>
    <w:rsid w:val="00814169"/>
    <w:rsid w:val="00816885"/>
    <w:rsid w:val="00836991"/>
    <w:rsid w:val="008C52B9"/>
    <w:rsid w:val="008E6309"/>
    <w:rsid w:val="00940D6A"/>
    <w:rsid w:val="0094352E"/>
    <w:rsid w:val="00990566"/>
    <w:rsid w:val="009B13A6"/>
    <w:rsid w:val="009C0244"/>
    <w:rsid w:val="00A4037A"/>
    <w:rsid w:val="00A7314C"/>
    <w:rsid w:val="00AB5A7E"/>
    <w:rsid w:val="00B04973"/>
    <w:rsid w:val="00B41E96"/>
    <w:rsid w:val="00B8200B"/>
    <w:rsid w:val="00BD276B"/>
    <w:rsid w:val="00BE7A36"/>
    <w:rsid w:val="00BF5A18"/>
    <w:rsid w:val="00C551E7"/>
    <w:rsid w:val="00C74677"/>
    <w:rsid w:val="00CA4019"/>
    <w:rsid w:val="00CF40A0"/>
    <w:rsid w:val="00CF4EFE"/>
    <w:rsid w:val="00D058D0"/>
    <w:rsid w:val="00D17753"/>
    <w:rsid w:val="00DA15A5"/>
    <w:rsid w:val="00DB6D32"/>
    <w:rsid w:val="00E042BF"/>
    <w:rsid w:val="00E11471"/>
    <w:rsid w:val="00E507CF"/>
    <w:rsid w:val="00E70145"/>
    <w:rsid w:val="00E8340E"/>
    <w:rsid w:val="00EA3542"/>
    <w:rsid w:val="00EB28D6"/>
    <w:rsid w:val="00F44A45"/>
    <w:rsid w:val="00F719FA"/>
    <w:rsid w:val="00F85FCB"/>
    <w:rsid w:val="00FB377D"/>
    <w:rsid w:val="00FB5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9BB0B"/>
  <w15:docId w15:val="{F79234B2-0708-42BA-BF3E-61E70550A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heading 1" w:uiPriority="9" w:qFormat="1"/>
    <w:lsdException w:name="heading 2" w:uiPriority="9" w:qFormat="1"/>
    <w:lsdException w:name="heading 3"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unhideWhenUsed/>
    <w:rsid w:val="00D17753"/>
    <w:pPr>
      <w:spacing w:after="100"/>
    </w:pPr>
  </w:style>
  <w:style w:type="paragraph" w:styleId="TOC2">
    <w:name w:val="toc 2"/>
    <w:basedOn w:val="Normal"/>
    <w:next w:val="Normal"/>
    <w:autoRedefine/>
    <w:uiPriority w:val="39"/>
    <w:unhideWhenUsed/>
    <w:rsid w:val="00D17753"/>
    <w:pPr>
      <w:spacing w:after="100"/>
      <w:ind w:left="240"/>
    </w:pPr>
  </w:style>
  <w:style w:type="character" w:customStyle="1" w:styleId="BodyTextChar">
    <w:name w:val="Body Text Char"/>
    <w:basedOn w:val="DefaultParagraphFont"/>
    <w:link w:val="BodyText"/>
    <w:rsid w:val="00D17753"/>
  </w:style>
  <w:style w:type="paragraph" w:styleId="NormalWeb">
    <w:name w:val="Normal (Web)"/>
    <w:basedOn w:val="Normal"/>
    <w:uiPriority w:val="99"/>
    <w:unhideWhenUsed/>
    <w:rsid w:val="00F44A45"/>
    <w:pPr>
      <w:spacing w:before="100" w:beforeAutospacing="1" w:after="100" w:afterAutospacing="1"/>
    </w:pPr>
    <w:rPr>
      <w:rFonts w:ascii="Times New Roman" w:eastAsia="Times New Roman" w:hAnsi="Times New Roman" w:cs="Times New Roman"/>
      <w:lang w:eastAsia="en-US"/>
    </w:rPr>
  </w:style>
  <w:style w:type="character" w:styleId="Strong">
    <w:name w:val="Strong"/>
    <w:basedOn w:val="DefaultParagraphFont"/>
    <w:uiPriority w:val="22"/>
    <w:qFormat/>
    <w:rsid w:val="00F44A45"/>
    <w:rPr>
      <w:b/>
      <w:bCs/>
    </w:rPr>
  </w:style>
  <w:style w:type="paragraph" w:styleId="Header">
    <w:name w:val="header"/>
    <w:basedOn w:val="Normal"/>
    <w:link w:val="HeaderChar"/>
    <w:unhideWhenUsed/>
    <w:rsid w:val="002569DD"/>
    <w:pPr>
      <w:tabs>
        <w:tab w:val="center" w:pos="4680"/>
        <w:tab w:val="right" w:pos="9360"/>
      </w:tabs>
      <w:spacing w:after="0"/>
    </w:pPr>
  </w:style>
  <w:style w:type="character" w:customStyle="1" w:styleId="HeaderChar">
    <w:name w:val="Header Char"/>
    <w:basedOn w:val="DefaultParagraphFont"/>
    <w:link w:val="Header"/>
    <w:rsid w:val="002569DD"/>
  </w:style>
  <w:style w:type="paragraph" w:styleId="Footer">
    <w:name w:val="footer"/>
    <w:basedOn w:val="Normal"/>
    <w:link w:val="FooterChar"/>
    <w:unhideWhenUsed/>
    <w:rsid w:val="002569DD"/>
    <w:pPr>
      <w:tabs>
        <w:tab w:val="center" w:pos="4680"/>
        <w:tab w:val="right" w:pos="9360"/>
      </w:tabs>
      <w:spacing w:after="0"/>
    </w:pPr>
  </w:style>
  <w:style w:type="character" w:customStyle="1" w:styleId="FooterChar">
    <w:name w:val="Footer Char"/>
    <w:basedOn w:val="DefaultParagraphFont"/>
    <w:link w:val="Footer"/>
    <w:rsid w:val="002569DD"/>
  </w:style>
  <w:style w:type="paragraph" w:styleId="TOC3">
    <w:name w:val="toc 3"/>
    <w:basedOn w:val="Normal"/>
    <w:next w:val="Normal"/>
    <w:autoRedefine/>
    <w:uiPriority w:val="39"/>
    <w:unhideWhenUsed/>
    <w:rsid w:val="00AB5A7E"/>
    <w:pPr>
      <w:spacing w:after="100"/>
      <w:ind w:left="480"/>
    </w:pPr>
  </w:style>
  <w:style w:type="character" w:styleId="FollowedHyperlink">
    <w:name w:val="FollowedHyperlink"/>
    <w:basedOn w:val="DefaultParagraphFont"/>
    <w:rsid w:val="000F396D"/>
    <w:rPr>
      <w:color w:val="96607D" w:themeColor="followedHyperlink"/>
      <w:u w:val="single"/>
    </w:rPr>
  </w:style>
  <w:style w:type="character" w:styleId="HTMLCode">
    <w:name w:val="HTML Code"/>
    <w:basedOn w:val="DefaultParagraphFont"/>
    <w:uiPriority w:val="99"/>
    <w:semiHidden/>
    <w:unhideWhenUsed/>
    <w:rsid w:val="00450046"/>
    <w:rPr>
      <w:rFonts w:ascii="Courier New" w:eastAsia="Times New Roman" w:hAnsi="Courier New" w:cs="Courier New"/>
      <w:sz w:val="20"/>
      <w:szCs w:val="20"/>
    </w:rPr>
  </w:style>
  <w:style w:type="character" w:styleId="PlaceholderText">
    <w:name w:val="Placeholder Text"/>
    <w:basedOn w:val="DefaultParagraphFont"/>
    <w:semiHidden/>
    <w:rsid w:val="008E6309"/>
    <w:rPr>
      <w:color w:val="808080"/>
    </w:rPr>
  </w:style>
  <w:style w:type="character" w:styleId="Emphasis">
    <w:name w:val="Emphasis"/>
    <w:basedOn w:val="DefaultParagraphFont"/>
    <w:uiPriority w:val="20"/>
    <w:qFormat/>
    <w:rsid w:val="00FB5D40"/>
    <w:rPr>
      <w:i/>
      <w:iCs/>
    </w:rPr>
  </w:style>
  <w:style w:type="character" w:customStyle="1" w:styleId="katex-mathml">
    <w:name w:val="katex-mathml"/>
    <w:basedOn w:val="DefaultParagraphFont"/>
    <w:rsid w:val="00456B95"/>
  </w:style>
  <w:style w:type="character" w:customStyle="1" w:styleId="mord">
    <w:name w:val="mord"/>
    <w:basedOn w:val="DefaultParagraphFont"/>
    <w:rsid w:val="00456B95"/>
  </w:style>
  <w:style w:type="character" w:customStyle="1" w:styleId="mrel">
    <w:name w:val="mrel"/>
    <w:basedOn w:val="DefaultParagraphFont"/>
    <w:rsid w:val="00456B95"/>
  </w:style>
  <w:style w:type="character" w:customStyle="1" w:styleId="mopen">
    <w:name w:val="mopen"/>
    <w:basedOn w:val="DefaultParagraphFont"/>
    <w:rsid w:val="00456B95"/>
  </w:style>
  <w:style w:type="character" w:customStyle="1" w:styleId="mpunct">
    <w:name w:val="mpunct"/>
    <w:basedOn w:val="DefaultParagraphFont"/>
    <w:rsid w:val="00456B95"/>
  </w:style>
  <w:style w:type="character" w:customStyle="1" w:styleId="mclose">
    <w:name w:val="mclose"/>
    <w:basedOn w:val="DefaultParagraphFont"/>
    <w:rsid w:val="00456B95"/>
  </w:style>
  <w:style w:type="character" w:customStyle="1" w:styleId="delimsizing">
    <w:name w:val="delimsizing"/>
    <w:basedOn w:val="DefaultParagraphFont"/>
    <w:rsid w:val="00456B95"/>
  </w:style>
  <w:style w:type="character" w:customStyle="1" w:styleId="mop">
    <w:name w:val="mop"/>
    <w:basedOn w:val="DefaultParagraphFont"/>
    <w:rsid w:val="00456B95"/>
  </w:style>
  <w:style w:type="character" w:customStyle="1" w:styleId="vlist-s">
    <w:name w:val="vlist-s"/>
    <w:basedOn w:val="DefaultParagraphFont"/>
    <w:rsid w:val="00456B95"/>
  </w:style>
  <w:style w:type="character" w:customStyle="1" w:styleId="mbin">
    <w:name w:val="mbin"/>
    <w:basedOn w:val="DefaultParagraphFont"/>
    <w:rsid w:val="00456B95"/>
  </w:style>
  <w:style w:type="paragraph" w:styleId="BalloonText">
    <w:name w:val="Balloon Text"/>
    <w:basedOn w:val="Normal"/>
    <w:link w:val="BalloonTextChar"/>
    <w:semiHidden/>
    <w:unhideWhenUsed/>
    <w:rsid w:val="00E11471"/>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E11471"/>
    <w:rPr>
      <w:rFonts w:ascii="Segoe UI" w:hAnsi="Segoe UI" w:cs="Segoe UI"/>
      <w:sz w:val="18"/>
      <w:szCs w:val="18"/>
    </w:rPr>
  </w:style>
  <w:style w:type="character" w:customStyle="1" w:styleId="mtight">
    <w:name w:val="mtight"/>
    <w:basedOn w:val="DefaultParagraphFont"/>
    <w:rsid w:val="002470D7"/>
  </w:style>
  <w:style w:type="table" w:styleId="TableGrid">
    <w:name w:val="Table Grid"/>
    <w:basedOn w:val="TableNormal"/>
    <w:rsid w:val="00C551E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953205">
      <w:bodyDiv w:val="1"/>
      <w:marLeft w:val="0"/>
      <w:marRight w:val="0"/>
      <w:marTop w:val="0"/>
      <w:marBottom w:val="0"/>
      <w:divBdr>
        <w:top w:val="none" w:sz="0" w:space="0" w:color="auto"/>
        <w:left w:val="none" w:sz="0" w:space="0" w:color="auto"/>
        <w:bottom w:val="none" w:sz="0" w:space="0" w:color="auto"/>
        <w:right w:val="none" w:sz="0" w:space="0" w:color="auto"/>
      </w:divBdr>
    </w:div>
    <w:div w:id="90126888">
      <w:bodyDiv w:val="1"/>
      <w:marLeft w:val="0"/>
      <w:marRight w:val="0"/>
      <w:marTop w:val="0"/>
      <w:marBottom w:val="0"/>
      <w:divBdr>
        <w:top w:val="none" w:sz="0" w:space="0" w:color="auto"/>
        <w:left w:val="none" w:sz="0" w:space="0" w:color="auto"/>
        <w:bottom w:val="none" w:sz="0" w:space="0" w:color="auto"/>
        <w:right w:val="none" w:sz="0" w:space="0" w:color="auto"/>
      </w:divBdr>
    </w:div>
    <w:div w:id="109472330">
      <w:bodyDiv w:val="1"/>
      <w:marLeft w:val="0"/>
      <w:marRight w:val="0"/>
      <w:marTop w:val="0"/>
      <w:marBottom w:val="0"/>
      <w:divBdr>
        <w:top w:val="none" w:sz="0" w:space="0" w:color="auto"/>
        <w:left w:val="none" w:sz="0" w:space="0" w:color="auto"/>
        <w:bottom w:val="none" w:sz="0" w:space="0" w:color="auto"/>
        <w:right w:val="none" w:sz="0" w:space="0" w:color="auto"/>
      </w:divBdr>
    </w:div>
    <w:div w:id="179665760">
      <w:bodyDiv w:val="1"/>
      <w:marLeft w:val="0"/>
      <w:marRight w:val="0"/>
      <w:marTop w:val="0"/>
      <w:marBottom w:val="0"/>
      <w:divBdr>
        <w:top w:val="none" w:sz="0" w:space="0" w:color="auto"/>
        <w:left w:val="none" w:sz="0" w:space="0" w:color="auto"/>
        <w:bottom w:val="none" w:sz="0" w:space="0" w:color="auto"/>
        <w:right w:val="none" w:sz="0" w:space="0" w:color="auto"/>
      </w:divBdr>
    </w:div>
    <w:div w:id="215093606">
      <w:bodyDiv w:val="1"/>
      <w:marLeft w:val="0"/>
      <w:marRight w:val="0"/>
      <w:marTop w:val="0"/>
      <w:marBottom w:val="0"/>
      <w:divBdr>
        <w:top w:val="none" w:sz="0" w:space="0" w:color="auto"/>
        <w:left w:val="none" w:sz="0" w:space="0" w:color="auto"/>
        <w:bottom w:val="none" w:sz="0" w:space="0" w:color="auto"/>
        <w:right w:val="none" w:sz="0" w:space="0" w:color="auto"/>
      </w:divBdr>
    </w:div>
    <w:div w:id="267587142">
      <w:bodyDiv w:val="1"/>
      <w:marLeft w:val="0"/>
      <w:marRight w:val="0"/>
      <w:marTop w:val="0"/>
      <w:marBottom w:val="0"/>
      <w:divBdr>
        <w:top w:val="none" w:sz="0" w:space="0" w:color="auto"/>
        <w:left w:val="none" w:sz="0" w:space="0" w:color="auto"/>
        <w:bottom w:val="none" w:sz="0" w:space="0" w:color="auto"/>
        <w:right w:val="none" w:sz="0" w:space="0" w:color="auto"/>
      </w:divBdr>
    </w:div>
    <w:div w:id="280305565">
      <w:bodyDiv w:val="1"/>
      <w:marLeft w:val="0"/>
      <w:marRight w:val="0"/>
      <w:marTop w:val="0"/>
      <w:marBottom w:val="0"/>
      <w:divBdr>
        <w:top w:val="none" w:sz="0" w:space="0" w:color="auto"/>
        <w:left w:val="none" w:sz="0" w:space="0" w:color="auto"/>
        <w:bottom w:val="none" w:sz="0" w:space="0" w:color="auto"/>
        <w:right w:val="none" w:sz="0" w:space="0" w:color="auto"/>
      </w:divBdr>
    </w:div>
    <w:div w:id="282736332">
      <w:bodyDiv w:val="1"/>
      <w:marLeft w:val="0"/>
      <w:marRight w:val="0"/>
      <w:marTop w:val="0"/>
      <w:marBottom w:val="0"/>
      <w:divBdr>
        <w:top w:val="none" w:sz="0" w:space="0" w:color="auto"/>
        <w:left w:val="none" w:sz="0" w:space="0" w:color="auto"/>
        <w:bottom w:val="none" w:sz="0" w:space="0" w:color="auto"/>
        <w:right w:val="none" w:sz="0" w:space="0" w:color="auto"/>
      </w:divBdr>
    </w:div>
    <w:div w:id="354767481">
      <w:bodyDiv w:val="1"/>
      <w:marLeft w:val="0"/>
      <w:marRight w:val="0"/>
      <w:marTop w:val="0"/>
      <w:marBottom w:val="0"/>
      <w:divBdr>
        <w:top w:val="none" w:sz="0" w:space="0" w:color="auto"/>
        <w:left w:val="none" w:sz="0" w:space="0" w:color="auto"/>
        <w:bottom w:val="none" w:sz="0" w:space="0" w:color="auto"/>
        <w:right w:val="none" w:sz="0" w:space="0" w:color="auto"/>
      </w:divBdr>
    </w:div>
    <w:div w:id="408312586">
      <w:bodyDiv w:val="1"/>
      <w:marLeft w:val="0"/>
      <w:marRight w:val="0"/>
      <w:marTop w:val="0"/>
      <w:marBottom w:val="0"/>
      <w:divBdr>
        <w:top w:val="none" w:sz="0" w:space="0" w:color="auto"/>
        <w:left w:val="none" w:sz="0" w:space="0" w:color="auto"/>
        <w:bottom w:val="none" w:sz="0" w:space="0" w:color="auto"/>
        <w:right w:val="none" w:sz="0" w:space="0" w:color="auto"/>
      </w:divBdr>
    </w:div>
    <w:div w:id="435292686">
      <w:bodyDiv w:val="1"/>
      <w:marLeft w:val="0"/>
      <w:marRight w:val="0"/>
      <w:marTop w:val="0"/>
      <w:marBottom w:val="0"/>
      <w:divBdr>
        <w:top w:val="none" w:sz="0" w:space="0" w:color="auto"/>
        <w:left w:val="none" w:sz="0" w:space="0" w:color="auto"/>
        <w:bottom w:val="none" w:sz="0" w:space="0" w:color="auto"/>
        <w:right w:val="none" w:sz="0" w:space="0" w:color="auto"/>
      </w:divBdr>
    </w:div>
    <w:div w:id="492720806">
      <w:bodyDiv w:val="1"/>
      <w:marLeft w:val="0"/>
      <w:marRight w:val="0"/>
      <w:marTop w:val="0"/>
      <w:marBottom w:val="0"/>
      <w:divBdr>
        <w:top w:val="none" w:sz="0" w:space="0" w:color="auto"/>
        <w:left w:val="none" w:sz="0" w:space="0" w:color="auto"/>
        <w:bottom w:val="none" w:sz="0" w:space="0" w:color="auto"/>
        <w:right w:val="none" w:sz="0" w:space="0" w:color="auto"/>
      </w:divBdr>
    </w:div>
    <w:div w:id="532619267">
      <w:bodyDiv w:val="1"/>
      <w:marLeft w:val="0"/>
      <w:marRight w:val="0"/>
      <w:marTop w:val="0"/>
      <w:marBottom w:val="0"/>
      <w:divBdr>
        <w:top w:val="none" w:sz="0" w:space="0" w:color="auto"/>
        <w:left w:val="none" w:sz="0" w:space="0" w:color="auto"/>
        <w:bottom w:val="none" w:sz="0" w:space="0" w:color="auto"/>
        <w:right w:val="none" w:sz="0" w:space="0" w:color="auto"/>
      </w:divBdr>
    </w:div>
    <w:div w:id="569534554">
      <w:bodyDiv w:val="1"/>
      <w:marLeft w:val="0"/>
      <w:marRight w:val="0"/>
      <w:marTop w:val="0"/>
      <w:marBottom w:val="0"/>
      <w:divBdr>
        <w:top w:val="none" w:sz="0" w:space="0" w:color="auto"/>
        <w:left w:val="none" w:sz="0" w:space="0" w:color="auto"/>
        <w:bottom w:val="none" w:sz="0" w:space="0" w:color="auto"/>
        <w:right w:val="none" w:sz="0" w:space="0" w:color="auto"/>
      </w:divBdr>
    </w:div>
    <w:div w:id="573442182">
      <w:bodyDiv w:val="1"/>
      <w:marLeft w:val="0"/>
      <w:marRight w:val="0"/>
      <w:marTop w:val="0"/>
      <w:marBottom w:val="0"/>
      <w:divBdr>
        <w:top w:val="none" w:sz="0" w:space="0" w:color="auto"/>
        <w:left w:val="none" w:sz="0" w:space="0" w:color="auto"/>
        <w:bottom w:val="none" w:sz="0" w:space="0" w:color="auto"/>
        <w:right w:val="none" w:sz="0" w:space="0" w:color="auto"/>
      </w:divBdr>
    </w:div>
    <w:div w:id="592668562">
      <w:bodyDiv w:val="1"/>
      <w:marLeft w:val="0"/>
      <w:marRight w:val="0"/>
      <w:marTop w:val="0"/>
      <w:marBottom w:val="0"/>
      <w:divBdr>
        <w:top w:val="none" w:sz="0" w:space="0" w:color="auto"/>
        <w:left w:val="none" w:sz="0" w:space="0" w:color="auto"/>
        <w:bottom w:val="none" w:sz="0" w:space="0" w:color="auto"/>
        <w:right w:val="none" w:sz="0" w:space="0" w:color="auto"/>
      </w:divBdr>
    </w:div>
    <w:div w:id="644354955">
      <w:bodyDiv w:val="1"/>
      <w:marLeft w:val="0"/>
      <w:marRight w:val="0"/>
      <w:marTop w:val="0"/>
      <w:marBottom w:val="0"/>
      <w:divBdr>
        <w:top w:val="none" w:sz="0" w:space="0" w:color="auto"/>
        <w:left w:val="none" w:sz="0" w:space="0" w:color="auto"/>
        <w:bottom w:val="none" w:sz="0" w:space="0" w:color="auto"/>
        <w:right w:val="none" w:sz="0" w:space="0" w:color="auto"/>
      </w:divBdr>
    </w:div>
    <w:div w:id="685910388">
      <w:bodyDiv w:val="1"/>
      <w:marLeft w:val="0"/>
      <w:marRight w:val="0"/>
      <w:marTop w:val="0"/>
      <w:marBottom w:val="0"/>
      <w:divBdr>
        <w:top w:val="none" w:sz="0" w:space="0" w:color="auto"/>
        <w:left w:val="none" w:sz="0" w:space="0" w:color="auto"/>
        <w:bottom w:val="none" w:sz="0" w:space="0" w:color="auto"/>
        <w:right w:val="none" w:sz="0" w:space="0" w:color="auto"/>
      </w:divBdr>
    </w:div>
    <w:div w:id="713769248">
      <w:bodyDiv w:val="1"/>
      <w:marLeft w:val="0"/>
      <w:marRight w:val="0"/>
      <w:marTop w:val="0"/>
      <w:marBottom w:val="0"/>
      <w:divBdr>
        <w:top w:val="none" w:sz="0" w:space="0" w:color="auto"/>
        <w:left w:val="none" w:sz="0" w:space="0" w:color="auto"/>
        <w:bottom w:val="none" w:sz="0" w:space="0" w:color="auto"/>
        <w:right w:val="none" w:sz="0" w:space="0" w:color="auto"/>
      </w:divBdr>
    </w:div>
    <w:div w:id="726613485">
      <w:bodyDiv w:val="1"/>
      <w:marLeft w:val="0"/>
      <w:marRight w:val="0"/>
      <w:marTop w:val="0"/>
      <w:marBottom w:val="0"/>
      <w:divBdr>
        <w:top w:val="none" w:sz="0" w:space="0" w:color="auto"/>
        <w:left w:val="none" w:sz="0" w:space="0" w:color="auto"/>
        <w:bottom w:val="none" w:sz="0" w:space="0" w:color="auto"/>
        <w:right w:val="none" w:sz="0" w:space="0" w:color="auto"/>
      </w:divBdr>
    </w:div>
    <w:div w:id="733048580">
      <w:bodyDiv w:val="1"/>
      <w:marLeft w:val="0"/>
      <w:marRight w:val="0"/>
      <w:marTop w:val="0"/>
      <w:marBottom w:val="0"/>
      <w:divBdr>
        <w:top w:val="none" w:sz="0" w:space="0" w:color="auto"/>
        <w:left w:val="none" w:sz="0" w:space="0" w:color="auto"/>
        <w:bottom w:val="none" w:sz="0" w:space="0" w:color="auto"/>
        <w:right w:val="none" w:sz="0" w:space="0" w:color="auto"/>
      </w:divBdr>
    </w:div>
    <w:div w:id="746653051">
      <w:bodyDiv w:val="1"/>
      <w:marLeft w:val="0"/>
      <w:marRight w:val="0"/>
      <w:marTop w:val="0"/>
      <w:marBottom w:val="0"/>
      <w:divBdr>
        <w:top w:val="none" w:sz="0" w:space="0" w:color="auto"/>
        <w:left w:val="none" w:sz="0" w:space="0" w:color="auto"/>
        <w:bottom w:val="none" w:sz="0" w:space="0" w:color="auto"/>
        <w:right w:val="none" w:sz="0" w:space="0" w:color="auto"/>
      </w:divBdr>
    </w:div>
    <w:div w:id="845439094">
      <w:bodyDiv w:val="1"/>
      <w:marLeft w:val="0"/>
      <w:marRight w:val="0"/>
      <w:marTop w:val="0"/>
      <w:marBottom w:val="0"/>
      <w:divBdr>
        <w:top w:val="none" w:sz="0" w:space="0" w:color="auto"/>
        <w:left w:val="none" w:sz="0" w:space="0" w:color="auto"/>
        <w:bottom w:val="none" w:sz="0" w:space="0" w:color="auto"/>
        <w:right w:val="none" w:sz="0" w:space="0" w:color="auto"/>
      </w:divBdr>
    </w:div>
    <w:div w:id="856575328">
      <w:bodyDiv w:val="1"/>
      <w:marLeft w:val="0"/>
      <w:marRight w:val="0"/>
      <w:marTop w:val="0"/>
      <w:marBottom w:val="0"/>
      <w:divBdr>
        <w:top w:val="none" w:sz="0" w:space="0" w:color="auto"/>
        <w:left w:val="none" w:sz="0" w:space="0" w:color="auto"/>
        <w:bottom w:val="none" w:sz="0" w:space="0" w:color="auto"/>
        <w:right w:val="none" w:sz="0" w:space="0" w:color="auto"/>
      </w:divBdr>
    </w:div>
    <w:div w:id="857888453">
      <w:bodyDiv w:val="1"/>
      <w:marLeft w:val="0"/>
      <w:marRight w:val="0"/>
      <w:marTop w:val="0"/>
      <w:marBottom w:val="0"/>
      <w:divBdr>
        <w:top w:val="none" w:sz="0" w:space="0" w:color="auto"/>
        <w:left w:val="none" w:sz="0" w:space="0" w:color="auto"/>
        <w:bottom w:val="none" w:sz="0" w:space="0" w:color="auto"/>
        <w:right w:val="none" w:sz="0" w:space="0" w:color="auto"/>
      </w:divBdr>
    </w:div>
    <w:div w:id="874192395">
      <w:bodyDiv w:val="1"/>
      <w:marLeft w:val="0"/>
      <w:marRight w:val="0"/>
      <w:marTop w:val="0"/>
      <w:marBottom w:val="0"/>
      <w:divBdr>
        <w:top w:val="none" w:sz="0" w:space="0" w:color="auto"/>
        <w:left w:val="none" w:sz="0" w:space="0" w:color="auto"/>
        <w:bottom w:val="none" w:sz="0" w:space="0" w:color="auto"/>
        <w:right w:val="none" w:sz="0" w:space="0" w:color="auto"/>
      </w:divBdr>
    </w:div>
    <w:div w:id="877744394">
      <w:bodyDiv w:val="1"/>
      <w:marLeft w:val="0"/>
      <w:marRight w:val="0"/>
      <w:marTop w:val="0"/>
      <w:marBottom w:val="0"/>
      <w:divBdr>
        <w:top w:val="none" w:sz="0" w:space="0" w:color="auto"/>
        <w:left w:val="none" w:sz="0" w:space="0" w:color="auto"/>
        <w:bottom w:val="none" w:sz="0" w:space="0" w:color="auto"/>
        <w:right w:val="none" w:sz="0" w:space="0" w:color="auto"/>
      </w:divBdr>
    </w:div>
    <w:div w:id="879173718">
      <w:bodyDiv w:val="1"/>
      <w:marLeft w:val="0"/>
      <w:marRight w:val="0"/>
      <w:marTop w:val="0"/>
      <w:marBottom w:val="0"/>
      <w:divBdr>
        <w:top w:val="none" w:sz="0" w:space="0" w:color="auto"/>
        <w:left w:val="none" w:sz="0" w:space="0" w:color="auto"/>
        <w:bottom w:val="none" w:sz="0" w:space="0" w:color="auto"/>
        <w:right w:val="none" w:sz="0" w:space="0" w:color="auto"/>
      </w:divBdr>
    </w:div>
    <w:div w:id="894897812">
      <w:bodyDiv w:val="1"/>
      <w:marLeft w:val="0"/>
      <w:marRight w:val="0"/>
      <w:marTop w:val="0"/>
      <w:marBottom w:val="0"/>
      <w:divBdr>
        <w:top w:val="none" w:sz="0" w:space="0" w:color="auto"/>
        <w:left w:val="none" w:sz="0" w:space="0" w:color="auto"/>
        <w:bottom w:val="none" w:sz="0" w:space="0" w:color="auto"/>
        <w:right w:val="none" w:sz="0" w:space="0" w:color="auto"/>
      </w:divBdr>
    </w:div>
    <w:div w:id="956645487">
      <w:bodyDiv w:val="1"/>
      <w:marLeft w:val="0"/>
      <w:marRight w:val="0"/>
      <w:marTop w:val="0"/>
      <w:marBottom w:val="0"/>
      <w:divBdr>
        <w:top w:val="none" w:sz="0" w:space="0" w:color="auto"/>
        <w:left w:val="none" w:sz="0" w:space="0" w:color="auto"/>
        <w:bottom w:val="none" w:sz="0" w:space="0" w:color="auto"/>
        <w:right w:val="none" w:sz="0" w:space="0" w:color="auto"/>
      </w:divBdr>
    </w:div>
    <w:div w:id="964459596">
      <w:bodyDiv w:val="1"/>
      <w:marLeft w:val="0"/>
      <w:marRight w:val="0"/>
      <w:marTop w:val="0"/>
      <w:marBottom w:val="0"/>
      <w:divBdr>
        <w:top w:val="none" w:sz="0" w:space="0" w:color="auto"/>
        <w:left w:val="none" w:sz="0" w:space="0" w:color="auto"/>
        <w:bottom w:val="none" w:sz="0" w:space="0" w:color="auto"/>
        <w:right w:val="none" w:sz="0" w:space="0" w:color="auto"/>
      </w:divBdr>
    </w:div>
    <w:div w:id="1025718208">
      <w:bodyDiv w:val="1"/>
      <w:marLeft w:val="0"/>
      <w:marRight w:val="0"/>
      <w:marTop w:val="0"/>
      <w:marBottom w:val="0"/>
      <w:divBdr>
        <w:top w:val="none" w:sz="0" w:space="0" w:color="auto"/>
        <w:left w:val="none" w:sz="0" w:space="0" w:color="auto"/>
        <w:bottom w:val="none" w:sz="0" w:space="0" w:color="auto"/>
        <w:right w:val="none" w:sz="0" w:space="0" w:color="auto"/>
      </w:divBdr>
    </w:div>
    <w:div w:id="1029378730">
      <w:bodyDiv w:val="1"/>
      <w:marLeft w:val="0"/>
      <w:marRight w:val="0"/>
      <w:marTop w:val="0"/>
      <w:marBottom w:val="0"/>
      <w:divBdr>
        <w:top w:val="none" w:sz="0" w:space="0" w:color="auto"/>
        <w:left w:val="none" w:sz="0" w:space="0" w:color="auto"/>
        <w:bottom w:val="none" w:sz="0" w:space="0" w:color="auto"/>
        <w:right w:val="none" w:sz="0" w:space="0" w:color="auto"/>
      </w:divBdr>
    </w:div>
    <w:div w:id="1030494652">
      <w:bodyDiv w:val="1"/>
      <w:marLeft w:val="0"/>
      <w:marRight w:val="0"/>
      <w:marTop w:val="0"/>
      <w:marBottom w:val="0"/>
      <w:divBdr>
        <w:top w:val="none" w:sz="0" w:space="0" w:color="auto"/>
        <w:left w:val="none" w:sz="0" w:space="0" w:color="auto"/>
        <w:bottom w:val="none" w:sz="0" w:space="0" w:color="auto"/>
        <w:right w:val="none" w:sz="0" w:space="0" w:color="auto"/>
      </w:divBdr>
    </w:div>
    <w:div w:id="1105538688">
      <w:bodyDiv w:val="1"/>
      <w:marLeft w:val="0"/>
      <w:marRight w:val="0"/>
      <w:marTop w:val="0"/>
      <w:marBottom w:val="0"/>
      <w:divBdr>
        <w:top w:val="none" w:sz="0" w:space="0" w:color="auto"/>
        <w:left w:val="none" w:sz="0" w:space="0" w:color="auto"/>
        <w:bottom w:val="none" w:sz="0" w:space="0" w:color="auto"/>
        <w:right w:val="none" w:sz="0" w:space="0" w:color="auto"/>
      </w:divBdr>
    </w:div>
    <w:div w:id="1326085554">
      <w:bodyDiv w:val="1"/>
      <w:marLeft w:val="0"/>
      <w:marRight w:val="0"/>
      <w:marTop w:val="0"/>
      <w:marBottom w:val="0"/>
      <w:divBdr>
        <w:top w:val="none" w:sz="0" w:space="0" w:color="auto"/>
        <w:left w:val="none" w:sz="0" w:space="0" w:color="auto"/>
        <w:bottom w:val="none" w:sz="0" w:space="0" w:color="auto"/>
        <w:right w:val="none" w:sz="0" w:space="0" w:color="auto"/>
      </w:divBdr>
    </w:div>
    <w:div w:id="1338657288">
      <w:bodyDiv w:val="1"/>
      <w:marLeft w:val="0"/>
      <w:marRight w:val="0"/>
      <w:marTop w:val="0"/>
      <w:marBottom w:val="0"/>
      <w:divBdr>
        <w:top w:val="none" w:sz="0" w:space="0" w:color="auto"/>
        <w:left w:val="none" w:sz="0" w:space="0" w:color="auto"/>
        <w:bottom w:val="none" w:sz="0" w:space="0" w:color="auto"/>
        <w:right w:val="none" w:sz="0" w:space="0" w:color="auto"/>
      </w:divBdr>
    </w:div>
    <w:div w:id="1346635035">
      <w:bodyDiv w:val="1"/>
      <w:marLeft w:val="0"/>
      <w:marRight w:val="0"/>
      <w:marTop w:val="0"/>
      <w:marBottom w:val="0"/>
      <w:divBdr>
        <w:top w:val="none" w:sz="0" w:space="0" w:color="auto"/>
        <w:left w:val="none" w:sz="0" w:space="0" w:color="auto"/>
        <w:bottom w:val="none" w:sz="0" w:space="0" w:color="auto"/>
        <w:right w:val="none" w:sz="0" w:space="0" w:color="auto"/>
      </w:divBdr>
    </w:div>
    <w:div w:id="1427994828">
      <w:bodyDiv w:val="1"/>
      <w:marLeft w:val="0"/>
      <w:marRight w:val="0"/>
      <w:marTop w:val="0"/>
      <w:marBottom w:val="0"/>
      <w:divBdr>
        <w:top w:val="none" w:sz="0" w:space="0" w:color="auto"/>
        <w:left w:val="none" w:sz="0" w:space="0" w:color="auto"/>
        <w:bottom w:val="none" w:sz="0" w:space="0" w:color="auto"/>
        <w:right w:val="none" w:sz="0" w:space="0" w:color="auto"/>
      </w:divBdr>
    </w:div>
    <w:div w:id="1488978436">
      <w:bodyDiv w:val="1"/>
      <w:marLeft w:val="0"/>
      <w:marRight w:val="0"/>
      <w:marTop w:val="0"/>
      <w:marBottom w:val="0"/>
      <w:divBdr>
        <w:top w:val="none" w:sz="0" w:space="0" w:color="auto"/>
        <w:left w:val="none" w:sz="0" w:space="0" w:color="auto"/>
        <w:bottom w:val="none" w:sz="0" w:space="0" w:color="auto"/>
        <w:right w:val="none" w:sz="0" w:space="0" w:color="auto"/>
      </w:divBdr>
    </w:div>
    <w:div w:id="1533299327">
      <w:bodyDiv w:val="1"/>
      <w:marLeft w:val="0"/>
      <w:marRight w:val="0"/>
      <w:marTop w:val="0"/>
      <w:marBottom w:val="0"/>
      <w:divBdr>
        <w:top w:val="none" w:sz="0" w:space="0" w:color="auto"/>
        <w:left w:val="none" w:sz="0" w:space="0" w:color="auto"/>
        <w:bottom w:val="none" w:sz="0" w:space="0" w:color="auto"/>
        <w:right w:val="none" w:sz="0" w:space="0" w:color="auto"/>
      </w:divBdr>
    </w:div>
    <w:div w:id="1637373120">
      <w:bodyDiv w:val="1"/>
      <w:marLeft w:val="0"/>
      <w:marRight w:val="0"/>
      <w:marTop w:val="0"/>
      <w:marBottom w:val="0"/>
      <w:divBdr>
        <w:top w:val="none" w:sz="0" w:space="0" w:color="auto"/>
        <w:left w:val="none" w:sz="0" w:space="0" w:color="auto"/>
        <w:bottom w:val="none" w:sz="0" w:space="0" w:color="auto"/>
        <w:right w:val="none" w:sz="0" w:space="0" w:color="auto"/>
      </w:divBdr>
    </w:div>
    <w:div w:id="1667972321">
      <w:bodyDiv w:val="1"/>
      <w:marLeft w:val="0"/>
      <w:marRight w:val="0"/>
      <w:marTop w:val="0"/>
      <w:marBottom w:val="0"/>
      <w:divBdr>
        <w:top w:val="none" w:sz="0" w:space="0" w:color="auto"/>
        <w:left w:val="none" w:sz="0" w:space="0" w:color="auto"/>
        <w:bottom w:val="none" w:sz="0" w:space="0" w:color="auto"/>
        <w:right w:val="none" w:sz="0" w:space="0" w:color="auto"/>
      </w:divBdr>
    </w:div>
    <w:div w:id="1680810969">
      <w:bodyDiv w:val="1"/>
      <w:marLeft w:val="0"/>
      <w:marRight w:val="0"/>
      <w:marTop w:val="0"/>
      <w:marBottom w:val="0"/>
      <w:divBdr>
        <w:top w:val="none" w:sz="0" w:space="0" w:color="auto"/>
        <w:left w:val="none" w:sz="0" w:space="0" w:color="auto"/>
        <w:bottom w:val="none" w:sz="0" w:space="0" w:color="auto"/>
        <w:right w:val="none" w:sz="0" w:space="0" w:color="auto"/>
      </w:divBdr>
    </w:div>
    <w:div w:id="1709918257">
      <w:bodyDiv w:val="1"/>
      <w:marLeft w:val="0"/>
      <w:marRight w:val="0"/>
      <w:marTop w:val="0"/>
      <w:marBottom w:val="0"/>
      <w:divBdr>
        <w:top w:val="none" w:sz="0" w:space="0" w:color="auto"/>
        <w:left w:val="none" w:sz="0" w:space="0" w:color="auto"/>
        <w:bottom w:val="none" w:sz="0" w:space="0" w:color="auto"/>
        <w:right w:val="none" w:sz="0" w:space="0" w:color="auto"/>
      </w:divBdr>
    </w:div>
    <w:div w:id="1711880968">
      <w:bodyDiv w:val="1"/>
      <w:marLeft w:val="0"/>
      <w:marRight w:val="0"/>
      <w:marTop w:val="0"/>
      <w:marBottom w:val="0"/>
      <w:divBdr>
        <w:top w:val="none" w:sz="0" w:space="0" w:color="auto"/>
        <w:left w:val="none" w:sz="0" w:space="0" w:color="auto"/>
        <w:bottom w:val="none" w:sz="0" w:space="0" w:color="auto"/>
        <w:right w:val="none" w:sz="0" w:space="0" w:color="auto"/>
      </w:divBdr>
    </w:div>
    <w:div w:id="1723825278">
      <w:bodyDiv w:val="1"/>
      <w:marLeft w:val="0"/>
      <w:marRight w:val="0"/>
      <w:marTop w:val="0"/>
      <w:marBottom w:val="0"/>
      <w:divBdr>
        <w:top w:val="none" w:sz="0" w:space="0" w:color="auto"/>
        <w:left w:val="none" w:sz="0" w:space="0" w:color="auto"/>
        <w:bottom w:val="none" w:sz="0" w:space="0" w:color="auto"/>
        <w:right w:val="none" w:sz="0" w:space="0" w:color="auto"/>
      </w:divBdr>
    </w:div>
    <w:div w:id="1797521987">
      <w:bodyDiv w:val="1"/>
      <w:marLeft w:val="0"/>
      <w:marRight w:val="0"/>
      <w:marTop w:val="0"/>
      <w:marBottom w:val="0"/>
      <w:divBdr>
        <w:top w:val="none" w:sz="0" w:space="0" w:color="auto"/>
        <w:left w:val="none" w:sz="0" w:space="0" w:color="auto"/>
        <w:bottom w:val="none" w:sz="0" w:space="0" w:color="auto"/>
        <w:right w:val="none" w:sz="0" w:space="0" w:color="auto"/>
      </w:divBdr>
    </w:div>
    <w:div w:id="1817646055">
      <w:bodyDiv w:val="1"/>
      <w:marLeft w:val="0"/>
      <w:marRight w:val="0"/>
      <w:marTop w:val="0"/>
      <w:marBottom w:val="0"/>
      <w:divBdr>
        <w:top w:val="none" w:sz="0" w:space="0" w:color="auto"/>
        <w:left w:val="none" w:sz="0" w:space="0" w:color="auto"/>
        <w:bottom w:val="none" w:sz="0" w:space="0" w:color="auto"/>
        <w:right w:val="none" w:sz="0" w:space="0" w:color="auto"/>
      </w:divBdr>
    </w:div>
    <w:div w:id="1838155651">
      <w:bodyDiv w:val="1"/>
      <w:marLeft w:val="0"/>
      <w:marRight w:val="0"/>
      <w:marTop w:val="0"/>
      <w:marBottom w:val="0"/>
      <w:divBdr>
        <w:top w:val="none" w:sz="0" w:space="0" w:color="auto"/>
        <w:left w:val="none" w:sz="0" w:space="0" w:color="auto"/>
        <w:bottom w:val="none" w:sz="0" w:space="0" w:color="auto"/>
        <w:right w:val="none" w:sz="0" w:space="0" w:color="auto"/>
      </w:divBdr>
    </w:div>
    <w:div w:id="1839228007">
      <w:bodyDiv w:val="1"/>
      <w:marLeft w:val="0"/>
      <w:marRight w:val="0"/>
      <w:marTop w:val="0"/>
      <w:marBottom w:val="0"/>
      <w:divBdr>
        <w:top w:val="none" w:sz="0" w:space="0" w:color="auto"/>
        <w:left w:val="none" w:sz="0" w:space="0" w:color="auto"/>
        <w:bottom w:val="none" w:sz="0" w:space="0" w:color="auto"/>
        <w:right w:val="none" w:sz="0" w:space="0" w:color="auto"/>
      </w:divBdr>
    </w:div>
    <w:div w:id="1859851065">
      <w:bodyDiv w:val="1"/>
      <w:marLeft w:val="0"/>
      <w:marRight w:val="0"/>
      <w:marTop w:val="0"/>
      <w:marBottom w:val="0"/>
      <w:divBdr>
        <w:top w:val="none" w:sz="0" w:space="0" w:color="auto"/>
        <w:left w:val="none" w:sz="0" w:space="0" w:color="auto"/>
        <w:bottom w:val="none" w:sz="0" w:space="0" w:color="auto"/>
        <w:right w:val="none" w:sz="0" w:space="0" w:color="auto"/>
      </w:divBdr>
    </w:div>
    <w:div w:id="1924291840">
      <w:bodyDiv w:val="1"/>
      <w:marLeft w:val="0"/>
      <w:marRight w:val="0"/>
      <w:marTop w:val="0"/>
      <w:marBottom w:val="0"/>
      <w:divBdr>
        <w:top w:val="none" w:sz="0" w:space="0" w:color="auto"/>
        <w:left w:val="none" w:sz="0" w:space="0" w:color="auto"/>
        <w:bottom w:val="none" w:sz="0" w:space="0" w:color="auto"/>
        <w:right w:val="none" w:sz="0" w:space="0" w:color="auto"/>
      </w:divBdr>
    </w:div>
    <w:div w:id="1932273656">
      <w:bodyDiv w:val="1"/>
      <w:marLeft w:val="0"/>
      <w:marRight w:val="0"/>
      <w:marTop w:val="0"/>
      <w:marBottom w:val="0"/>
      <w:divBdr>
        <w:top w:val="none" w:sz="0" w:space="0" w:color="auto"/>
        <w:left w:val="none" w:sz="0" w:space="0" w:color="auto"/>
        <w:bottom w:val="none" w:sz="0" w:space="0" w:color="auto"/>
        <w:right w:val="none" w:sz="0" w:space="0" w:color="auto"/>
      </w:divBdr>
    </w:div>
    <w:div w:id="1996834671">
      <w:bodyDiv w:val="1"/>
      <w:marLeft w:val="0"/>
      <w:marRight w:val="0"/>
      <w:marTop w:val="0"/>
      <w:marBottom w:val="0"/>
      <w:divBdr>
        <w:top w:val="none" w:sz="0" w:space="0" w:color="auto"/>
        <w:left w:val="none" w:sz="0" w:space="0" w:color="auto"/>
        <w:bottom w:val="none" w:sz="0" w:space="0" w:color="auto"/>
        <w:right w:val="none" w:sz="0" w:space="0" w:color="auto"/>
      </w:divBdr>
    </w:div>
    <w:div w:id="1998418123">
      <w:bodyDiv w:val="1"/>
      <w:marLeft w:val="0"/>
      <w:marRight w:val="0"/>
      <w:marTop w:val="0"/>
      <w:marBottom w:val="0"/>
      <w:divBdr>
        <w:top w:val="none" w:sz="0" w:space="0" w:color="auto"/>
        <w:left w:val="none" w:sz="0" w:space="0" w:color="auto"/>
        <w:bottom w:val="none" w:sz="0" w:space="0" w:color="auto"/>
        <w:right w:val="none" w:sz="0" w:space="0" w:color="auto"/>
      </w:divBdr>
    </w:div>
    <w:div w:id="2026664980">
      <w:bodyDiv w:val="1"/>
      <w:marLeft w:val="0"/>
      <w:marRight w:val="0"/>
      <w:marTop w:val="0"/>
      <w:marBottom w:val="0"/>
      <w:divBdr>
        <w:top w:val="none" w:sz="0" w:space="0" w:color="auto"/>
        <w:left w:val="none" w:sz="0" w:space="0" w:color="auto"/>
        <w:bottom w:val="none" w:sz="0" w:space="0" w:color="auto"/>
        <w:right w:val="none" w:sz="0" w:space="0" w:color="auto"/>
      </w:divBdr>
    </w:div>
    <w:div w:id="2055932644">
      <w:bodyDiv w:val="1"/>
      <w:marLeft w:val="0"/>
      <w:marRight w:val="0"/>
      <w:marTop w:val="0"/>
      <w:marBottom w:val="0"/>
      <w:divBdr>
        <w:top w:val="none" w:sz="0" w:space="0" w:color="auto"/>
        <w:left w:val="none" w:sz="0" w:space="0" w:color="auto"/>
        <w:bottom w:val="none" w:sz="0" w:space="0" w:color="auto"/>
        <w:right w:val="none" w:sz="0" w:space="0" w:color="auto"/>
      </w:divBdr>
    </w:div>
    <w:div w:id="2120563243">
      <w:bodyDiv w:val="1"/>
      <w:marLeft w:val="0"/>
      <w:marRight w:val="0"/>
      <w:marTop w:val="0"/>
      <w:marBottom w:val="0"/>
      <w:divBdr>
        <w:top w:val="none" w:sz="0" w:space="0" w:color="auto"/>
        <w:left w:val="none" w:sz="0" w:space="0" w:color="auto"/>
        <w:bottom w:val="none" w:sz="0" w:space="0" w:color="auto"/>
        <w:right w:val="none" w:sz="0" w:space="0" w:color="auto"/>
      </w:divBdr>
    </w:div>
    <w:div w:id="21382569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www.mdpi.com/2571-6255/6/5/192?utm_source=chatgpt.com" TargetMode="External"/><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11/relationships/people" Target="peop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DBA977-BA86-40A4-B1A6-F890FBDE0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1173</TotalTime>
  <Pages>57</Pages>
  <Words>17379</Words>
  <Characters>99065</Characters>
  <Application>Microsoft Office Word</Application>
  <DocSecurity>0</DocSecurity>
  <Lines>825</Lines>
  <Paragraphs>232</Paragraphs>
  <ScaleCrop>false</ScaleCrop>
  <HeadingPairs>
    <vt:vector size="2" baseType="variant">
      <vt:variant>
        <vt:lpstr>Title</vt:lpstr>
      </vt:variant>
      <vt:variant>
        <vt:i4>1</vt:i4>
      </vt:variant>
    </vt:vector>
  </HeadingPairs>
  <TitlesOfParts>
    <vt:vector size="1" baseType="lpstr">
      <vt:lpstr>FPGA-Accelerated Neural Network for Wildfire Pixel Classification</vt:lpstr>
    </vt:vector>
  </TitlesOfParts>
  <Company/>
  <LinksUpToDate>false</LinksUpToDate>
  <CharactersWithSpaces>116212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FPGA-Accelerated Neural Network for Wildfire Pixel Classification</dc:title>
  <dc:creator>Your Name</dc:creator>
  <cp:keywords/>
  <cp:lastModifiedBy>ASUS MAXIMUS IX HERO</cp:lastModifiedBy>
  <cp:revision>29</cp:revision>
  <dcterms:created xsi:type="dcterms:W3CDTF">2026-02-21T13:01:00Z</dcterms:created>
  <dcterms:modified xsi:type="dcterms:W3CDTF">2026-03-02T18:12:00Z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refs.bib</vt:lpwstr>
  </property>
  <property fmtid="{D5CDD505-2E9C-101B-9397-08002B2CF9AE}" pid="3" name="date">
    <vt:lpwstr>Month Year</vt:lpwstr>
  </property>
  <property fmtid="{D5CDD505-2E9C-101B-9397-08002B2CF9AE}" pid="4" name="GrammarlyDocumentId">
    <vt:lpwstr>09844757-5d29-4c8c-9459-1ae6f6194904</vt:lpwstr>
  </property>
</Properties>
</file>